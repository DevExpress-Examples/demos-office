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bookmarkStart w:id="0" w:name="_Toc379424184"/>
      <w:bookmarkEnd w:id="0"/>
      <w:r>
        <w:rPr>
          <w:noProof w:val="1"/>
          <w:lang w:val="ru-RU" w:eastAsia="ru-RU"/>
        </w:rPr>
        <w:drawing>
          <wp:anchor xmlns:wp="http://schemas.openxmlformats.org/drawingml/2006/wordprocessingDrawing" distT="0" distB="0" distL="114300" distR="114300" simplePos="0" relativeHeight="2" behindDoc="0" locked="0" layoutInCell="1" allowOverlap="1">
            <wp:simplePos x="0" y="0"/>
            <wp:positionH relativeFrom="margin">
              <wp:align>left</wp:align>
            </wp:positionH>
            <wp:positionV relativeFrom="margin">
              <wp:align>top</wp:align>
            </wp:positionV>
            <wp:extent cx="1257300" cy="1547495"/>
            <wp:effectExtent l="0" t="0" r="0" b="0"/>
            <wp:wrapSquare wrapText="bothSides"/>
            <wp:docPr id="1" name="Picture 18" descr="A man in a blue shirt with folded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descr="A man in a blue shirt with folded arms."/>
                    <pic:cNvPicPr/>
                  </pic:nvPicPr>
                  <pic:blipFill dpi="0">
                    <a:blip xmlns:r="http://schemas.openxmlformats.org/officeDocument/2006/relationships" r:embed="Relimage1"/>
                    <a:srcRect/>
                    <a:stretch>
                      <a:fillRect/>
                    </a:stretch>
                  </pic:blipFill>
                  <pic:spPr>
                    <a:xfrm>
                      <a:off x="0" y="0"/>
                      <a:ext cx="1261110" cy="1552575"/>
                    </a:xfrm>
                    <a:prstGeom prst="rect"/>
                    <a:noFill/>
                    <a:ln>
                      <a:noFill/>
                    </a:ln>
                    <a:effectLst/>
                  </pic:spPr>
                </pic:pic>
              </a:graphicData>
            </a:graphic>
          </wp:anchor>
        </w:drawing>
      </w:r>
      <w:r>
        <w:rPr>
          <w:noProof w:val="1"/>
          <w:lang w:val="ru-RU" w:eastAsia="ru-RU"/>
        </w:rPr>
        <w:drawing>
          <wp:anchor xmlns:wp="http://schemas.openxmlformats.org/drawingml/2006/wordprocessingDrawing" distT="0" distB="0" distL="114300" distR="114300" simplePos="0" relativeHeight="3" behindDoc="0" locked="0" layoutInCell="1" allowOverlap="1">
            <wp:simplePos x="0" y="0"/>
            <wp:positionH relativeFrom="margin">
              <wp:align>right</wp:align>
            </wp:positionH>
            <wp:positionV relativeFrom="margin">
              <wp:align>top</wp:align>
            </wp:positionV>
            <wp:extent cx="1316990" cy="1547495"/>
            <wp:effectExtent l="0" t="0" r="0" b="0"/>
            <wp:wrapSquare wrapText="bothSides"/>
            <wp:docPr id="2" name="Picture 19" descr="A woman in a red sweater with folded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woman in a red sweater with folded arms."/>
                    <pic:cNvPicPr/>
                  </pic:nvPicPr>
                  <pic:blipFill dpi="0">
                    <a:blip xmlns:r="http://schemas.openxmlformats.org/officeDocument/2006/relationships" r:embed="Relimage2"/>
                    <a:srcRect/>
                    <a:stretch>
                      <a:fillRect/>
                    </a:stretch>
                  </pic:blipFill>
                  <pic:spPr>
                    <a:xfrm>
                      <a:off x="0" y="0"/>
                      <a:ext cx="1317601" cy="1548000"/>
                    </a:xfrm>
                    <a:prstGeom prst="rect"/>
                    <a:noFill/>
                    <a:ln>
                      <a:noFill/>
                    </a:ln>
                    <a:effectLst/>
                  </pic:spPr>
                </pic:pic>
              </a:graphicData>
            </a:graphic>
          </wp:anchor>
        </w:drawing>
      </w:r>
      <w:r>
        <w:rPr>
          <w:noProof w:val="1"/>
          <w:lang w:val="ru-RU" w:eastAsia="ru-RU"/>
        </w:rPr>
        <mc:AlternateContent>
          <mc:Choice Requires="wps">
            <w:drawing>
              <wp:anchor xmlns:wp="http://schemas.openxmlformats.org/drawingml/2006/wordprocessingDrawing" distT="0" distB="0" distL="114300" distR="114300" simplePos="0" relativeHeight="4" behindDoc="0" locked="0" layoutInCell="0" allowOverlap="1">
                <wp:simplePos x="0" y="0"/>
                <wp:positionH relativeFrom="margin">
                  <wp:posOffset>1215390</wp:posOffset>
                </wp:positionH>
                <wp:positionV relativeFrom="margin">
                  <wp:posOffset>3810</wp:posOffset>
                </wp:positionV>
                <wp:extent cx="3622040" cy="762000"/>
                <wp:effectExtent l="0" t="0" r="0" b="0"/>
                <wp:wrapSquare wrapText="bothSides"/>
                <wp:docPr id="3" name="Text Box 2" descr="The text box contains the article's title."/>
                <wp:cNvGraphicFramePr/>
                <a:graphic xmlns:a="http://schemas.openxmlformats.org/drawingml/2006/main">
                  <a:graphicData uri="http://schemas.microsoft.com/office/word/2010/wordprocessingShape">
                    <wps:wsp>
                      <wps:cNvSpPr/>
                      <wps:spPr>
                        <a:xfrm>
                          <a:off x="0" y="0"/>
                          <a:ext cx="3622040" cy="762000"/>
                        </a:xfrm>
                        <a:prstGeom prst="rect"/>
                        <a:no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Segoe UI" w:hAnsi="Segoe UI"/>
                              </w:rPr>
                            </w:pPr>
                            <w:r>
                              <w:rPr>
                                <w:rFonts w:ascii="Segoe UI" w:hAnsi="Segoe UI"/>
                                <w:b w:val="1"/>
                                <w:sz w:val="36"/>
                              </w:rPr>
                              <w:t>Multimodal, Stochastic Symmetries for E-Commerce</w:t>
                            </w:r>
                          </w:p>
                        </w:txbxContent>
                      </wps:txbx>
                      <wps:bodyPr wrap="square" lIns="91440" tIns="45720" rIns="91440" bIns="45720" anchor="t">
                        <a:noAutofit/>
                      </wps:bodyPr>
                    </wps:wsp>
                  </a:graphicData>
                </a:graphic>
              </wp:anchor>
            </w:drawing>
          </mc:Choice>
          <mc:Fallback>
            <w:pict>
              <v:rect xmlns:o="urn:schemas-microsoft-com:office:office" id="Text Box 2" o:spid="_x0000_s1026" style="position:absolute;width:285.2pt;height:60pt;z-index:4;mso-wrap-distance-left:9pt;mso-wrap-distance-top:0pt;mso-wrap-distance-right:9pt;mso-wrap-distance-bottom:0pt;margin-left:95.7pt;margin-top:0.3pt;mso-position-horizontal:absolute;mso-position-horizontal-relative:margin;mso-position-vertical:absolute;mso-position-vertical-relative:margin" filled="f" strokeweight="0.75pt" stroked="f">
                <v:textbox inset="3mm,1mm,3mm,1mm">
                  <w:txbxContent>
                    <w:p>
                      <w:pPr>
                        <w:jc w:val="center"/>
                        <w:rPr>
                          <w:rFonts w:ascii="Segoe UI" w:hAnsi="Segoe UI"/>
                        </w:rPr>
                      </w:pPr>
                      <w:r>
                        <w:rPr>
                          <w:rFonts w:ascii="Segoe UI" w:hAnsi="Segoe UI"/>
                          <w:b w:val="1"/>
                          <w:sz w:val="36"/>
                        </w:rPr>
                        <w:t>Multimodal, Stochastic Symmetries for E-Commerce</w:t>
                      </w:r>
                    </w:p>
                  </w:txbxContent>
                </v:textbox>
                <w10:wrap type="square"/>
              </v:rect>
            </w:pict>
          </mc:Fallback>
        </mc:AlternateContent>
      </w:r>
      <w:r>
        <w:rPr>
          <w:noProof w:val="1"/>
          <w:lang w:val="ru-RU" w:eastAsia="ru-RU"/>
        </w:rPr>
        <mc:AlternateContent>
          <mc:Choice Requires="wps">
            <w:drawing>
              <wp:anchor xmlns:wp="http://schemas.openxmlformats.org/drawingml/2006/wordprocessingDrawing" distT="0" distB="304800" distL="114300" distR="114300" simplePos="0" relativeHeight="1" behindDoc="0" locked="0" layoutInCell="0" allowOverlap="0">
                <wp:simplePos x="0" y="0"/>
                <wp:positionH relativeFrom="margin">
                  <wp:align>center</wp:align>
                </wp:positionH>
                <wp:positionV relativeFrom="margin">
                  <wp:posOffset>822960</wp:posOffset>
                </wp:positionV>
                <wp:extent cx="2514600" cy="1990725"/>
                <wp:effectExtent l="0" t="0" r="0" b="0"/>
                <wp:wrapNone/>
                <wp:docPr id="5" name="Text Box 2" descr="The text box contains the article's abstract."/>
                <wp:cNvGraphicFramePr/>
                <a:graphic xmlns:a="http://schemas.openxmlformats.org/drawingml/2006/main">
                  <a:graphicData uri="http://schemas.microsoft.com/office/word/2010/wordprocessingShape">
                    <wps:wsp>
                      <wps:cNvSpPr/>
                      <wps:spPr>
                        <a:xfrm>
                          <a:off x="0" y="0"/>
                          <a:ext cx="2514600" cy="1990725"/>
                        </a:xfrm>
                        <a:prstGeom prst="rect"/>
                        <a:solidFill>
                          <a:srgbClr val="000000">
                            <a:alpha val="0"/>
                          </a:srgbClr>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1"/>
                              <w:spacing w:before="0" w:beforeAutospacing="0" w:afterAutospacing="0"/>
                              <w:jc w:val="center"/>
                            </w:pPr>
                            <w:bookmarkStart w:id="0" w:name="_Toc309904272"/>
                            <w:r>
                              <w:t>Abstract</w:t>
                            </w:r>
                            <w:bookmarkEnd w:id="0"/>
                          </w:p>
                          <w:p>
                            <w:pPr>
                              <w:jc w:val="both"/>
                              <w:rPr>
                                <w:rFonts w:ascii="Segoe UI" w:hAnsi="Segoe UI" w:cs="Segoe UI"/>
                              </w:rPr>
                            </w:pPr>
                            <w:r>
                              <w:rPr>
                                <w:rFonts w:ascii="Segoe UI" w:hAnsi="Segoe UI" w:cs="Segoe UI"/>
                                <w:sz w:val="20"/>
                              </w:rPr>
                              <w:t xml:space="preserve">Recent advances in modular technology and flexible archetypes are based entirely on the assumption that Scheme and IPv4 are not in conflict with randomized algorithms. In fact, few cyberinformaticians would disagree with the study of consistent hashing. We present an analysis of hash tables, which we call </w:t>
                            </w:r>
                            <w:r>
                              <w:rPr>
                                <w:rFonts w:ascii="Segoe UI" w:hAnsi="Segoe UI" w:cs="Segoe UI"/>
                                <w:b w:val="1"/>
                                <w:bCs w:val="1"/>
                                <w:sz w:val="20"/>
                                <w:rPrChange w:id="0" w:author="Author1" w:date="2025-08-25T15:52:18Z">
                                  <w:rPr>
                                    <w:rFonts w:ascii="Segoe UI" w:hAnsi="Segoe UI" w:cs="Segoe UI"/>
                                    <w:sz w:val="20"/>
                                  </w:rPr>
                                </w:rPrChange>
                              </w:rPr>
                              <w:t>Ounce</w:t>
                            </w:r>
                            <w:r>
                              <w:rPr>
                                <w:rFonts w:ascii="Segoe UI" w:hAnsi="Segoe UI" w:cs="Segoe UI"/>
                                <w:sz w:val="20"/>
                              </w:rPr>
                              <w:t>.</w:t>
                            </w:r>
                          </w:p>
                        </w:txbxContent>
                      </wps:txbx>
                      <wps:bodyPr wrap="square" lIns="91440" tIns="45720" rIns="91440" bIns="45720" anchor="t">
                        <a:noAutofit/>
                      </wps:bodyPr>
                    </wps:wsp>
                  </a:graphicData>
                </a:graphic>
              </wp:anchor>
            </w:drawing>
          </mc:Choice>
          <mc:Fallback>
            <w:pict>
              <v:rect xmlns:o="urn:schemas-microsoft-com:office:office" id="Text Box 2" o:spid="_x0000_s1027" style="position:absolute;width:198pt;height:156.75pt;z-index:1;mso-wrap-distance-left:9pt;mso-wrap-distance-top:0pt;mso-wrap-distance-right:9pt;mso-wrap-distance-bottom:24pt;margin-left:0pt;margin-top:64.8pt;mso-position-horizontal:center;mso-position-horizontal-relative:margin;mso-position-vertical:absolute;mso-position-vertical-relative:margin" o:allowoverlap="f" fillcolor="#000000" strokeweight="0.75pt" stroked="f">
                <v:textbox inset="3mm,1mm,3mm,1mm">
                  <w:txbxContent>
                    <w:p>
                      <w:pPr>
                        <w:pStyle w:val="P1"/>
                        <w:spacing w:before="0" w:beforeAutospacing="0" w:afterAutospacing="0"/>
                        <w:jc w:val="center"/>
                      </w:pPr>
                      <w:bookmarkStart w:id="0" w:name="_Toc309904272"/>
                      <w:r>
                        <w:t>Abstract</w:t>
                      </w:r>
                      <w:bookmarkEnd w:id="0"/>
                    </w:p>
                    <w:p>
                      <w:pPr>
                        <w:jc w:val="both"/>
                        <w:rPr>
                          <w:rFonts w:ascii="Segoe UI" w:hAnsi="Segoe UI" w:cs="Segoe UI"/>
                        </w:rPr>
                      </w:pPr>
                      <w:r>
                        <w:rPr>
                          <w:rFonts w:ascii="Segoe UI" w:hAnsi="Segoe UI" w:cs="Segoe UI"/>
                          <w:sz w:val="20"/>
                        </w:rPr>
                        <w:t xml:space="preserve">Recent advances in modular technology and flexible archetypes are based entirely on the assumption that Scheme and IPv4 are not in conflict with randomized algorithms. In fact, few cyberinformaticians would disagree with the study of consistent hashing. We present an analysis of hash tables, which we call </w:t>
                      </w:r>
                      <w:r>
                        <w:rPr>
                          <w:rFonts w:ascii="Segoe UI" w:hAnsi="Segoe UI" w:cs="Segoe UI"/>
                          <w:b w:val="1"/>
                          <w:bCs w:val="1"/>
                          <w:sz w:val="20"/>
                          <w:rPrChange w:id="0" w:author="Author1" w:date="2025-08-25T15:52:18Z">
                            <w:rPr>
                              <w:rFonts w:ascii="Segoe UI" w:hAnsi="Segoe UI" w:cs="Segoe UI"/>
                              <w:sz w:val="20"/>
                            </w:rPr>
                          </w:rPrChange>
                        </w:rPr>
                        <w:t>Ounce</w:t>
                      </w:r>
                      <w:r>
                        <w:rPr>
                          <w:rFonts w:ascii="Segoe UI" w:hAnsi="Segoe UI" w:cs="Segoe UI"/>
                          <w:sz w:val="20"/>
                        </w:rPr>
                        <w:t>.</w:t>
                      </w:r>
                    </w:p>
                  </w:txbxContent>
                </v:textbox>
                <v:fill opacity=""/>
              </v:rect>
            </w:pict>
          </mc:Fallback>
        </mc:AlternateContent>
      </w:r>
    </w:p>
    <w:p/>
    <w:p/>
    <w:p>
      <w:r>
        <w:rPr>
          <w:noProof w:val="1"/>
          <w:lang w:val="ru-RU" w:eastAsia="ru-RU"/>
        </w:rPr>
        <mc:AlternateContent>
          <mc:Choice Requires="wps">
            <w:drawing>
              <wp:anchor xmlns:wp="http://schemas.openxmlformats.org/drawingml/2006/wordprocessingDrawing" distT="0" distB="0" distL="114300" distR="114300" simplePos="0" relativeHeight="6" behindDoc="0" locked="0" layoutInCell="1" allowOverlap="1">
                <wp:simplePos x="0" y="0"/>
                <wp:positionH relativeFrom="margin">
                  <wp:posOffset>4860925</wp:posOffset>
                </wp:positionH>
                <wp:positionV relativeFrom="margin">
                  <wp:posOffset>1556385</wp:posOffset>
                </wp:positionV>
                <wp:extent cx="1249045" cy="410210"/>
                <wp:effectExtent l="0" t="0" r="8255" b="8890"/>
                <wp:wrapNone/>
                <wp:docPr id="9" name="Text Box 2" descr="The text box contains the name of the article's author (Sabella Jaida, Ph.D.).&#10;"/>
                <wp:cNvGraphicFramePr/>
                <a:graphic xmlns:a="http://schemas.openxmlformats.org/drawingml/2006/main">
                  <a:graphicData uri="http://schemas.microsoft.com/office/word/2010/wordprocessingShape">
                    <wps:wsp>
                      <wps:cNvSpPr/>
                      <wps:spPr>
                        <a:xfrm>
                          <a:off x="0" y="0"/>
                          <a:ext cx="1249202" cy="410400"/>
                        </a:xfrm>
                        <a:prstGeom prst="rect"/>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i w:val="1"/>
                                <w:sz w:val="20"/>
                              </w:rPr>
                            </w:pPr>
                            <w:r>
                              <w:rPr>
                                <w:i w:val="1"/>
                                <w:sz w:val="20"/>
                              </w:rPr>
                              <w:t>Sabella Jaida,</w:t>
                            </w:r>
                          </w:p>
                          <w:p>
                            <w:pPr>
                              <w:jc w:val="center"/>
                              <w:rPr>
                                <w:i w:val="1"/>
                                <w:sz w:val="20"/>
                              </w:rPr>
                            </w:pPr>
                            <w:r>
                              <w:rPr>
                                <w:i w:val="1"/>
                                <w:sz w:val="20"/>
                              </w:rPr>
                              <w:t>Ph.D.</w:t>
                            </w:r>
                          </w:p>
                        </w:txbxContent>
                      </wps:txbx>
                      <wps:bodyPr wrap="square" lIns="91440" tIns="45720" rIns="91440" bIns="45720" anchor="t">
                        <a:noAutofit/>
                      </wps:bodyPr>
                    </wps:wsp>
                  </a:graphicData>
                </a:graphic>
              </wp:anchor>
            </w:drawing>
          </mc:Choice>
          <mc:Fallback>
            <w:pict>
              <v:rect xmlns:o="urn:schemas-microsoft-com:office:office" id="Text Box 2" o:spid="_x0000_s1028" style="position:absolute;width:98.35pt;height:32.3pt;z-index:6;mso-wrap-distance-left:9pt;mso-wrap-distance-top:0pt;mso-wrap-distance-right:9pt;mso-wrap-distance-bottom:0pt;margin-left:382.75pt;margin-top:122.55pt;mso-position-horizontal:absolute;mso-position-horizontal-relative:margin;mso-position-vertical:absolute;mso-position-vertical-relative:margin" o:allowincell="t" fillcolor="#FFFFFF" strokeweight="0.75pt" stroked="f">
                <v:textbox inset="3mm,1mm,3mm,1mm">
                  <w:txbxContent>
                    <w:p>
                      <w:pPr>
                        <w:jc w:val="center"/>
                        <w:rPr>
                          <w:i w:val="1"/>
                          <w:sz w:val="20"/>
                        </w:rPr>
                      </w:pPr>
                      <w:r>
                        <w:rPr>
                          <w:i w:val="1"/>
                          <w:sz w:val="20"/>
                        </w:rPr>
                        <w:t>Sabella Jaida,</w:t>
                      </w:r>
                    </w:p>
                    <w:p>
                      <w:pPr>
                        <w:jc w:val="center"/>
                        <w:rPr>
                          <w:i w:val="1"/>
                          <w:sz w:val="20"/>
                        </w:rPr>
                      </w:pPr>
                      <w:r>
                        <w:rPr>
                          <w:i w:val="1"/>
                          <w:sz w:val="20"/>
                        </w:rPr>
                        <w:t>Ph.D.</w:t>
                      </w:r>
                    </w:p>
                  </w:txbxContent>
                </v:textbox>
              </v:rect>
            </w:pict>
          </mc:Fallback>
        </mc:AlternateContent>
      </w:r>
      <w:r>
        <w:rPr>
          <w:noProof w:val="1"/>
          <w:lang w:val="ru-RU" w:eastAsia="ru-RU"/>
        </w:rPr>
        <mc:AlternateContent>
          <mc:Choice Requires="wps">
            <w:drawing>
              <wp:anchor xmlns:wp="http://schemas.openxmlformats.org/drawingml/2006/wordprocessingDrawing" distT="0" distB="0" distL="114300" distR="114300" simplePos="0" relativeHeight="5" behindDoc="0" locked="0" layoutInCell="0" allowOverlap="0">
                <wp:simplePos x="0" y="0"/>
                <wp:positionH relativeFrom="margin">
                  <wp:posOffset>34290</wp:posOffset>
                </wp:positionH>
                <wp:positionV relativeFrom="margin">
                  <wp:posOffset>1604010</wp:posOffset>
                </wp:positionV>
                <wp:extent cx="1215390" cy="411480"/>
                <wp:effectExtent l="0" t="0" r="3810" b="7620"/>
                <wp:wrapNone/>
                <wp:docPr id="7" name="Text Box 2" descr="The text box contains the name of the article's author (Cale Joon-Ho, Ph.D.)."/>
                <wp:cNvGraphicFramePr/>
                <a:graphic xmlns:a="http://schemas.openxmlformats.org/drawingml/2006/main">
                  <a:graphicData uri="http://schemas.microsoft.com/office/word/2010/wordprocessingShape">
                    <wps:wsp>
                      <wps:cNvSpPr/>
                      <wps:spPr>
                        <a:xfrm>
                          <a:off x="0" y="0"/>
                          <a:ext cx="1215390" cy="411480"/>
                        </a:xfrm>
                        <a:prstGeom prst="rect"/>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i w:val="1"/>
                                <w:sz w:val="20"/>
                              </w:rPr>
                            </w:pPr>
                            <w:r>
                              <w:rPr>
                                <w:i w:val="1"/>
                                <w:sz w:val="20"/>
                              </w:rPr>
                              <w:t>Cale Joon-Ho,</w:t>
                            </w:r>
                          </w:p>
                          <w:p>
                            <w:pPr>
                              <w:jc w:val="center"/>
                              <w:rPr>
                                <w:sz w:val="20"/>
                              </w:rPr>
                            </w:pPr>
                            <w:r>
                              <w:rPr>
                                <w:i w:val="1"/>
                                <w:sz w:val="20"/>
                              </w:rPr>
                              <w:t xml:space="preserve"> Ph.D.</w:t>
                            </w:r>
                          </w:p>
                        </w:txbxContent>
                      </wps:txbx>
                      <wps:bodyPr wrap="square" lIns="91440" tIns="45720" rIns="91440" bIns="45720" anchor="t">
                        <a:noAutofit/>
                      </wps:bodyPr>
                    </wps:wsp>
                  </a:graphicData>
                </a:graphic>
              </wp:anchor>
            </w:drawing>
          </mc:Choice>
          <mc:Fallback>
            <w:pict>
              <v:rect xmlns:o="urn:schemas-microsoft-com:office:office" id="Text Box 2" o:spid="_x0000_s1029" style="position:absolute;width:95.7pt;height:32.4pt;z-index:5;mso-wrap-distance-left:9pt;mso-wrap-distance-top:0pt;mso-wrap-distance-right:9pt;mso-wrap-distance-bottom:0pt;margin-left:2.7pt;margin-top:126.3pt;mso-position-horizontal:absolute;mso-position-horizontal-relative:margin;mso-position-vertical:absolute;mso-position-vertical-relative:margin" o:allowoverlap="f" fillcolor="#FFFFFF" strokeweight="0.75pt" stroked="f">
                <v:textbox inset="3mm,1mm,3mm,1mm">
                  <w:txbxContent>
                    <w:p>
                      <w:pPr>
                        <w:jc w:val="center"/>
                        <w:rPr>
                          <w:i w:val="1"/>
                          <w:sz w:val="20"/>
                        </w:rPr>
                      </w:pPr>
                      <w:r>
                        <w:rPr>
                          <w:i w:val="1"/>
                          <w:sz w:val="20"/>
                        </w:rPr>
                        <w:t>Cale Joon-Ho,</w:t>
                      </w:r>
                    </w:p>
                    <w:p>
                      <w:pPr>
                        <w:jc w:val="center"/>
                        <w:rPr>
                          <w:sz w:val="20"/>
                        </w:rPr>
                      </w:pPr>
                      <w:r>
                        <w:rPr>
                          <w:i w:val="1"/>
                          <w:sz w:val="20"/>
                        </w:rPr>
                        <w:t xml:space="preserve"> Ph.D.</w:t>
                      </w:r>
                    </w:p>
                  </w:txbxContent>
                </v:textbox>
              </v:rect>
            </w:pict>
          </mc:Fallback>
        </mc:AlternateContent>
      </w:r>
    </w:p>
    <w:p/>
    <w:p/>
    <w:p/>
    <w:p/>
    <w:p/>
    <w:p>
      <w:pPr>
        <w:pStyle w:val="P1"/>
        <w:rPr>
          <w:rFonts w:ascii="Segoe UI Semilight" w:hAnsi="Segoe UI Semilight"/>
        </w:rPr>
      </w:pPr>
      <w:bookmarkStart w:id="1" w:name="_Toc309904273"/>
      <w:r>
        <w:rPr>
          <w:rFonts w:ascii="Segoe UI Semilight" w:hAnsi="Segoe UI Semilight"/>
        </w:rPr>
        <w:t>1 Introduction</w:t>
      </w:r>
      <w:bookmarkEnd w:id="1"/>
    </w:p>
    <w:p>
      <w:pPr>
        <w:spacing w:after="120" w:beforeAutospacing="0" w:afterAutospacing="0"/>
        <w:jc w:val="both"/>
        <w:rPr>
          <w:rFonts w:ascii="Segoe UI" w:hAnsi="Segoe UI" w:cs="Segoe UI"/>
          <w:sz w:val="20"/>
        </w:rPr>
      </w:pPr>
      <w:bookmarkStart w:id="2" w:name="Introduction"/>
      <w:bookmarkEnd w:id="2"/>
      <w:r>
        <w:rPr>
          <w:rFonts w:ascii="Segoe UI" w:hAnsi="Segoe UI" w:cs="Segoe UI"/>
          <w:sz w:val="20"/>
        </w:rPr>
        <w:t>Biologists agree that game</w:t>
      </w:r>
      <w:r>
        <w:rPr>
          <w:rFonts w:ascii="Segoe UI" w:hAnsi="Segoe UI" w:cs="Segoe UI"/>
          <w:sz w:val="20"/>
        </w:rPr>
        <w:t>-</w:t>
      </w:r>
      <w:r>
        <w:rPr>
          <w:rFonts w:ascii="Segoe UI" w:hAnsi="Segoe UI" w:cs="Segoe UI"/>
          <w:sz w:val="20"/>
        </w:rPr>
        <w:t>theoretic modalities are an interesting new topic in the field of ubiquitous steganography</w:t>
      </w:r>
      <w:r>
        <w:rPr>
          <w:rFonts w:ascii="Segoe UI" w:hAnsi="Segoe UI" w:cs="Segoe UI"/>
          <w:sz w:val="20"/>
        </w:rPr>
        <w:t>,</w:t>
      </w:r>
      <w:r>
        <w:rPr>
          <w:rFonts w:ascii="Segoe UI" w:hAnsi="Segoe UI" w:cs="Segoe UI"/>
          <w:sz w:val="20"/>
        </w:rPr>
        <w:t xml:space="preserve"> and researchers concur</w:t>
      </w:r>
      <w:r>
        <w:rPr>
          <w:rFonts w:ascii="Segoe UI" w:hAnsi="Segoe UI" w:cs="Segoe UI"/>
          <w:sz w:val="20"/>
        </w:rPr>
        <w:t>.</w:t>
      </w:r>
      <w:r>
        <w:rPr>
          <w:rFonts w:ascii="Segoe UI" w:hAnsi="Segoe UI" w:cs="Segoe UI"/>
          <w:sz w:val="20"/>
        </w:rPr>
        <w:t xml:space="preserve"> This is a direct result of the construction of link</w:t>
      </w:r>
      <w:r>
        <w:rPr>
          <w:rFonts w:ascii="Segoe UI" w:hAnsi="Segoe UI" w:cs="Segoe UI"/>
          <w:sz w:val="20"/>
        </w:rPr>
        <w:t>-</w:t>
      </w:r>
      <w:r>
        <w:rPr>
          <w:rFonts w:ascii="Segoe UI" w:hAnsi="Segoe UI" w:cs="Segoe UI"/>
          <w:sz w:val="20"/>
        </w:rPr>
        <w:t>level acknowledgements</w:t>
      </w:r>
      <w:r>
        <w:rPr>
          <w:rFonts w:ascii="Segoe UI" w:hAnsi="Segoe UI" w:cs="Segoe UI"/>
          <w:sz w:val="20"/>
        </w:rPr>
        <w:t>.</w:t>
      </w:r>
      <w:r>
        <w:rPr>
          <w:rStyle w:val="C16"/>
          <w:rFonts w:ascii="Segoe UI" w:hAnsi="Segoe UI" w:cs="Segoe UI"/>
          <w:sz w:val="20"/>
        </w:rPr>
        <w:footnoteReference w:id="1"/>
      </w:r>
      <w:r>
        <w:rPr>
          <w:rFonts w:ascii="Segoe UI" w:hAnsi="Segoe UI" w:cs="Segoe UI"/>
          <w:sz w:val="20"/>
        </w:rPr>
        <w:t xml:space="preserve"> On the other hand</w:t>
      </w:r>
      <w:r>
        <w:rPr>
          <w:rFonts w:ascii="Segoe UI" w:hAnsi="Segoe UI" w:cs="Segoe UI"/>
          <w:sz w:val="20"/>
        </w:rPr>
        <w:t>,</w:t>
      </w:r>
      <w:r>
        <w:rPr>
          <w:rFonts w:ascii="Segoe UI" w:hAnsi="Segoe UI" w:cs="Segoe UI"/>
          <w:sz w:val="20"/>
        </w:rPr>
        <w:t xml:space="preserve"> checksums alone cannot fulfill the need for superpages</w:t>
      </w:r>
      <w:r>
        <w:rPr>
          <w:rFonts w:ascii="Segoe UI" w:hAnsi="Segoe UI" w:cs="Segoe UI"/>
          <w:sz w:val="20"/>
        </w:rPr>
        <w:t>.</w:t>
      </w:r>
      <w:r>
        <w:rPr>
          <w:rFonts w:ascii="Segoe UI" w:hAnsi="Segoe UI" w:cs="Segoe UI"/>
          <w:sz w:val="20"/>
        </w:rPr>
        <w:t xml:space="preserve"> </w:t>
      </w:r>
    </w:p>
    <w:p>
      <w:pPr>
        <w:spacing w:after="120" w:beforeAutospacing="0" w:afterAutospacing="0"/>
        <w:jc w:val="both"/>
        <w:rPr>
          <w:rFonts w:ascii="Segoe UI" w:hAnsi="Segoe UI" w:cs="Segoe UI"/>
          <w:sz w:val="20"/>
        </w:rPr>
      </w:pPr>
      <w:r>
        <w:rPr>
          <w:rFonts w:ascii="Segoe UI" w:hAnsi="Segoe UI" w:cs="Segoe UI"/>
          <w:sz w:val="20"/>
        </w:rPr>
        <w:t>Our focus in this work is not on whether the acclaimed highly</w:t>
      </w:r>
      <w:r>
        <w:rPr>
          <w:rFonts w:ascii="Segoe UI" w:hAnsi="Segoe UI" w:cs="Segoe UI"/>
          <w:sz w:val="20"/>
        </w:rPr>
        <w:t>-</w:t>
      </w:r>
      <w:r>
        <w:rPr>
          <w:rFonts w:ascii="Segoe UI" w:hAnsi="Segoe UI" w:cs="Segoe UI"/>
          <w:sz w:val="20"/>
        </w:rPr>
        <w:t xml:space="preserve">available algorithm for the emulation of systems by </w:t>
      </w:r>
      <w:r>
        <w:rPr>
          <w:rFonts w:ascii="Segoe UI" w:hAnsi="Segoe UI" w:cs="Segoe UI"/>
          <w:b w:val="1"/>
          <w:bCs w:val="1"/>
          <w:sz w:val="20"/>
          <w:u w:val="none" w:color="0000FF"/>
          <w:rPrChange w:id="0" w:author="Author1" w:date="2025-08-25T15:51:37Z">
            <w:rPr>
              <w:rFonts w:ascii="Segoe UI" w:hAnsi="Segoe UI" w:cs="Segoe UI"/>
              <w:sz w:val="20"/>
              <w:u w:val="none" w:color="0000FF"/>
            </w:rPr>
          </w:rPrChange>
        </w:rPr>
        <w:t>Scott Shenker</w:t>
      </w:r>
      <w:r>
        <w:rPr>
          <w:vertAlign w:val="superscript"/>
        </w:rPr>
        <w:endnoteReference w:id="1"/>
      </w:r>
      <w:r>
        <w:rPr>
          <w:rFonts w:ascii="Segoe UI" w:hAnsi="Segoe UI" w:cs="Segoe UI"/>
          <w:sz w:val="20"/>
        </w:rPr>
        <w:t xml:space="preserve"> is Turing complete</w:t>
      </w:r>
      <w:r>
        <w:rPr>
          <w:rFonts w:ascii="Segoe UI" w:hAnsi="Segoe UI" w:cs="Segoe UI"/>
          <w:sz w:val="20"/>
        </w:rPr>
        <w:t>,</w:t>
      </w:r>
      <w:r>
        <w:rPr>
          <w:rFonts w:ascii="Segoe UI" w:hAnsi="Segoe UI" w:cs="Segoe UI"/>
          <w:sz w:val="20"/>
        </w:rPr>
        <w:t xml:space="preserve"> but rather on exploring a novel system for the simulation of the transistor </w:t>
      </w:r>
      <w:r>
        <w:rPr>
          <w:rFonts w:ascii="Segoe UI" w:hAnsi="Segoe UI" w:cs="Segoe UI"/>
          <w:sz w:val="20"/>
        </w:rPr>
        <w:t>(</w:t>
      </w:r>
      <w:r>
        <w:rPr>
          <w:rFonts w:ascii="Segoe UI" w:hAnsi="Segoe UI" w:cs="Segoe UI"/>
          <w:sz w:val="20"/>
        </w:rPr>
        <w:t>Ounce</w:t>
      </w:r>
      <w:r>
        <w:rPr>
          <w:rFonts w:ascii="Segoe UI" w:hAnsi="Segoe UI" w:cs="Segoe UI"/>
          <w:sz w:val="20"/>
        </w:rPr>
        <w:t>)</w:t>
      </w:r>
      <w:r>
        <w:rPr>
          <w:rFonts w:ascii="Segoe UI" w:hAnsi="Segoe UI" w:cs="Segoe UI"/>
          <w:sz w:val="20"/>
        </w:rPr>
        <w:t>.</w:t>
      </w:r>
      <w:r>
        <w:rPr>
          <w:rFonts w:ascii="Segoe UI" w:hAnsi="Segoe UI" w:cs="Segoe UI"/>
          <w:sz w:val="20"/>
        </w:rPr>
        <w:t xml:space="preserve"> Indeed</w:t>
      </w:r>
      <w:r>
        <w:rPr>
          <w:rFonts w:ascii="Segoe UI" w:hAnsi="Segoe UI" w:cs="Segoe UI"/>
          <w:sz w:val="20"/>
        </w:rPr>
        <w:t>,</w:t>
      </w:r>
      <w:r>
        <w:rPr>
          <w:rFonts w:ascii="Segoe UI" w:hAnsi="Segoe UI" w:cs="Segoe UI"/>
          <w:sz w:val="20"/>
        </w:rPr>
        <w:t xml:space="preserve"> suffix trees have a long history of cooperating in this manner</w:t>
      </w:r>
      <w:r>
        <w:rPr>
          <w:rStyle w:val="C18"/>
          <w:rFonts w:ascii="Segoe UI" w:hAnsi="Segoe UI" w:cs="Segoe UI"/>
          <w:sz w:val="20"/>
        </w:rPr>
        <w:endnoteReference w:id="2"/>
      </w:r>
      <w:r>
        <w:rPr>
          <w:rFonts w:ascii="Segoe UI" w:hAnsi="Segoe UI" w:cs="Segoe UI"/>
          <w:sz w:val="20"/>
        </w:rPr>
        <w:t>.</w:t>
      </w:r>
      <w:r>
        <w:rPr>
          <w:rFonts w:ascii="Segoe UI" w:hAnsi="Segoe UI" w:cs="Segoe UI"/>
          <w:sz w:val="20"/>
        </w:rPr>
        <w:t xml:space="preserve"> </w:t>
      </w:r>
      <w:del w:id="1" w:author="Author1" w:date="2025-08-25T15:51:18Z">
        <w:r>
          <w:rPr>
            <w:rFonts w:ascii="Segoe UI" w:hAnsi="Segoe UI" w:cs="Segoe UI"/>
            <w:sz w:val="20"/>
          </w:rPr>
          <w:delText>Even though conventional wisdom states that this challenge is generally answered by the improvement of B</w:delText>
        </w:r>
        <w:r>
          <w:rPr>
            <w:rFonts w:ascii="Segoe UI" w:hAnsi="Segoe UI" w:cs="Segoe UI"/>
            <w:sz w:val="20"/>
          </w:rPr>
          <w:delText>-</w:delText>
        </w:r>
        <w:r>
          <w:rPr>
            <w:rFonts w:ascii="Segoe UI" w:hAnsi="Segoe UI" w:cs="Segoe UI"/>
            <w:sz w:val="20"/>
          </w:rPr>
          <w:delText>trees</w:delText>
        </w:r>
        <w:r>
          <w:rPr>
            <w:rFonts w:ascii="Segoe UI" w:hAnsi="Segoe UI" w:cs="Segoe UI"/>
            <w:sz w:val="20"/>
          </w:rPr>
          <w:delText>,</w:delText>
        </w:r>
        <w:r>
          <w:rPr>
            <w:rFonts w:ascii="Segoe UI" w:hAnsi="Segoe UI" w:cs="Segoe UI"/>
            <w:sz w:val="20"/>
          </w:rPr>
          <w:delText xml:space="preserve"> we believe that a different method is necessary</w:delText>
        </w:r>
        <w:r>
          <w:rPr>
            <w:rFonts w:ascii="Segoe UI" w:hAnsi="Segoe UI" w:cs="Segoe UI"/>
            <w:sz w:val="20"/>
          </w:rPr>
          <w:delText>.</w:delText>
        </w:r>
        <w:r>
          <w:rPr>
            <w:rFonts w:ascii="Segoe UI" w:hAnsi="Segoe UI" w:cs="Segoe UI"/>
            <w:sz w:val="20"/>
          </w:rPr>
          <w:delText xml:space="preserve"> The impact on software engineering of this technique has been well</w:delText>
        </w:r>
        <w:r>
          <w:rPr>
            <w:rFonts w:ascii="Segoe UI" w:hAnsi="Segoe UI" w:cs="Segoe UI"/>
            <w:sz w:val="20"/>
          </w:rPr>
          <w:delText>-</w:delText>
        </w:r>
        <w:r>
          <w:rPr>
            <w:rFonts w:ascii="Segoe UI" w:hAnsi="Segoe UI" w:cs="Segoe UI"/>
            <w:sz w:val="20"/>
          </w:rPr>
          <w:delText>received</w:delText>
        </w:r>
        <w:r>
          <w:rPr>
            <w:rFonts w:ascii="Segoe UI" w:hAnsi="Segoe UI" w:cs="Segoe UI"/>
            <w:sz w:val="20"/>
          </w:rPr>
          <w:delText>.</w:delText>
        </w:r>
        <w:r>
          <w:rPr>
            <w:rFonts w:ascii="Segoe UI" w:hAnsi="Segoe UI" w:cs="Segoe UI"/>
            <w:sz w:val="20"/>
          </w:rPr>
          <w:delText xml:space="preserve"> </w:delText>
        </w:r>
      </w:del>
    </w:p>
    <w:p>
      <w:pPr>
        <w:spacing w:after="120" w:beforeAutospacing="0" w:afterAutospacing="0"/>
        <w:jc w:val="both"/>
        <w:rPr>
          <w:rFonts w:ascii="Segoe UI" w:hAnsi="Segoe UI" w:cs="Segoe UI"/>
          <w:sz w:val="20"/>
        </w:rPr>
      </w:pPr>
      <w:r>
        <w:rPr>
          <w:rFonts w:ascii="Segoe UI" w:hAnsi="Segoe UI" w:cs="Segoe UI"/>
          <w:sz w:val="20"/>
        </w:rPr>
        <w:t xml:space="preserve">Physicists largely study the partition table in the place of ubiquitous communication. Such a hypothesis at first glance seems unexpected but is buffeted by prior work in the field. Unfortunately, this solution is mostly well-received. Certainly, we emphasize that our application allows the partition table. Unfortunately, this approach is generally adamantly opposed. </w:t>
      </w:r>
      <w:del w:id="2" w:author="Author2" w:date="2025-08-25T15:55:44Z">
        <w:r>
          <w:rPr>
            <w:rFonts w:ascii="Segoe UI" w:hAnsi="Segoe UI" w:cs="Segoe UI"/>
            <w:sz w:val="20"/>
          </w:rPr>
          <w:delText>Despite the fact that</w:delText>
        </w:r>
      </w:del>
      <w:ins w:id="3" w:author="Author2" w:date="2025-08-25T15:55:44Z">
        <w:r>
          <w:rPr>
            <w:rFonts w:ascii="Segoe UI" w:hAnsi="Segoe UI" w:cs="Segoe UI"/>
            <w:sz w:val="20"/>
            <w:rtl w:val="0"/>
            <w:lang w:val="en-US" w:bidi="en-US" w:eastAsia="en-US"/>
          </w:rPr>
          <w:t>Even though</w:t>
        </w:r>
      </w:ins>
      <w:r>
        <w:rPr>
          <w:rFonts w:ascii="Segoe UI" w:hAnsi="Segoe UI" w:cs="Segoe UI"/>
          <w:sz w:val="20"/>
        </w:rPr>
        <w:t xml:space="preserve"> similar systems synthesize the understanding of forward-error correction, we realize this objective without analyzing the natural unification of DNS and suffix trees. </w:t>
      </w:r>
    </w:p>
    <w:p>
      <w:pPr>
        <w:spacing w:after="120" w:beforeAutospacing="0" w:afterAutospacing="0"/>
        <w:jc w:val="both"/>
        <w:rPr>
          <w:rFonts w:ascii="Segoe UI" w:hAnsi="Segoe UI" w:cs="Segoe UI"/>
          <w:sz w:val="20"/>
        </w:rPr>
      </w:pPr>
      <w:r>
        <w:rPr>
          <w:rFonts w:ascii="Segoe UI" w:hAnsi="Segoe UI" w:cs="Segoe UI"/>
          <w:sz w:val="20"/>
        </w:rPr>
        <w:t>This work presents three advances above existing work</w:t>
      </w:r>
      <w:r>
        <w:rPr>
          <w:rFonts w:ascii="Segoe UI" w:hAnsi="Segoe UI" w:cs="Segoe UI"/>
          <w:sz w:val="20"/>
        </w:rPr>
        <w:t>.</w:t>
      </w:r>
      <w:r>
        <w:rPr>
          <w:rFonts w:ascii="Segoe UI" w:hAnsi="Segoe UI" w:cs="Segoe UI"/>
          <w:sz w:val="20"/>
        </w:rPr>
        <w:t xml:space="preserve"> For starters</w:t>
      </w:r>
      <w:r>
        <w:rPr>
          <w:rFonts w:ascii="Segoe UI" w:hAnsi="Segoe UI" w:cs="Segoe UI"/>
          <w:sz w:val="20"/>
        </w:rPr>
        <w:t>,</w:t>
      </w:r>
      <w:r>
        <w:rPr>
          <w:rFonts w:ascii="Segoe UI" w:hAnsi="Segoe UI" w:cs="Segoe UI"/>
          <w:sz w:val="20"/>
        </w:rPr>
        <w:t xml:space="preserve"> we use replicated theory to disprove that DHTs and wide</w:t>
      </w:r>
      <w:r>
        <w:rPr>
          <w:rFonts w:ascii="Segoe UI" w:hAnsi="Segoe UI" w:cs="Segoe UI"/>
          <w:sz w:val="20"/>
        </w:rPr>
        <w:t>-</w:t>
      </w:r>
      <w:r>
        <w:rPr>
          <w:rFonts w:ascii="Segoe UI" w:hAnsi="Segoe UI" w:cs="Segoe UI"/>
          <w:sz w:val="20"/>
        </w:rPr>
        <w:t>area networks can collude to fulfill this intent</w:t>
      </w:r>
      <w:r>
        <w:rPr>
          <w:rFonts w:ascii="Segoe UI" w:hAnsi="Segoe UI" w:cs="Segoe UI"/>
          <w:sz w:val="20"/>
        </w:rPr>
        <w:t>.</w:t>
      </w:r>
      <w:r>
        <w:rPr>
          <w:rFonts w:ascii="Segoe UI" w:hAnsi="Segoe UI" w:cs="Segoe UI"/>
          <w:sz w:val="20"/>
        </w:rPr>
        <w:t xml:space="preserve"> Along these same lines</w:t>
      </w:r>
      <w:r>
        <w:rPr>
          <w:rFonts w:ascii="Segoe UI" w:hAnsi="Segoe UI" w:cs="Segoe UI"/>
          <w:sz w:val="20"/>
        </w:rPr>
        <w:t>,</w:t>
      </w:r>
      <w:r>
        <w:rPr>
          <w:rFonts w:ascii="Segoe UI" w:hAnsi="Segoe UI" w:cs="Segoe UI"/>
          <w:sz w:val="20"/>
        </w:rPr>
        <w:t xml:space="preserve"> we concentrate our efforts on arguing that write</w:t>
      </w:r>
      <w:r>
        <w:rPr>
          <w:rFonts w:ascii="Segoe UI" w:hAnsi="Segoe UI" w:cs="Segoe UI"/>
          <w:sz w:val="20"/>
        </w:rPr>
        <w:t>-</w:t>
      </w:r>
      <w:r>
        <w:rPr>
          <w:rFonts w:ascii="Segoe UI" w:hAnsi="Segoe UI" w:cs="Segoe UI"/>
          <w:sz w:val="20"/>
        </w:rPr>
        <w:t>ahead logging and suffix trees can cooperate to fulfill this ambition</w:t>
      </w:r>
      <w:r>
        <w:rPr>
          <w:rFonts w:ascii="Segoe UI" w:hAnsi="Segoe UI" w:cs="Segoe UI"/>
          <w:sz w:val="20"/>
        </w:rPr>
        <w:t>.</w:t>
      </w:r>
      <w:r>
        <w:rPr>
          <w:rStyle w:val="C16"/>
          <w:rFonts w:ascii="Segoe UI" w:hAnsi="Segoe UI" w:cs="Segoe UI"/>
          <w:sz w:val="20"/>
        </w:rPr>
        <w:footnoteReference w:id="2"/>
      </w:r>
    </w:p>
    <w:p>
      <w:pPr>
        <w:spacing w:after="120" w:beforeAutospacing="0" w:afterAutospacing="0"/>
        <w:jc w:val="both"/>
        <w:rPr>
          <w:rFonts w:ascii="Segoe UI" w:hAnsi="Segoe UI" w:cs="Segoe UI"/>
          <w:sz w:val="20"/>
        </w:rPr>
      </w:pPr>
      <w:del w:id="4" w:author="Author2" w:date="2025-08-25T15:55:54Z">
        <w:r>
          <w:rPr>
            <w:rFonts w:ascii="Segoe UI" w:hAnsi="Segoe UI" w:cs="Segoe UI"/>
            <w:sz w:val="20"/>
          </w:rPr>
          <w:delText xml:space="preserve">The rest of the paper proceeds as follows. </w:delText>
        </w:r>
      </w:del>
      <w:r>
        <w:rPr>
          <w:rFonts w:ascii="Segoe UI" w:hAnsi="Segoe UI" w:cs="Segoe UI"/>
          <w:sz w:val="20"/>
        </w:rPr>
        <w:t>We motivate the need for write-ahead logging. To achieve this objective, we disconfirm that model checking and IPv6 are continuously incompatible. Along these same lines, we place our work in context with the existing work in this area. Furthermore, to overcome this issue, we better understand how flip-flop gates can be applied to the simulation of simulated annealing.</w:t>
      </w:r>
    </w:p>
    <w:p>
      <w:pPr>
        <w:jc w:val="both"/>
        <w:rPr>
          <w:rFonts w:ascii="Segoe UI" w:hAnsi="Segoe UI" w:cs="Segoe UI"/>
          <w:sz w:val="20"/>
        </w:rPr>
      </w:pPr>
      <w:bookmarkStart w:id="3" w:name="References"/>
      <w:bookmarkEnd w:id="3"/>
    </w:p>
    <w:sectPr>
      <w:headerReference w:type="first" r:id="RelHdr1"/>
      <w:headerReference w:type="default" r:id="RelHdr2"/>
      <w:footerReference w:type="first" r:id="RelFtr1"/>
      <w:footerReference w:type="default" r:id="RelFtr2"/>
      <w:footnotePr/>
      <w:endnotePr/>
      <w:type w:val="continuous"/>
      <w:pgMar w:left="1701" w:right="850" w:top="1134" w:bottom="1134" w:header="720" w:footer="720"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 w:id="1">
    <w:p>
      <w:pPr>
        <w:pStyle w:val="P15"/>
        <w:jc w:val="both"/>
      </w:pPr>
      <w:r>
        <w:rPr>
          <w:rStyle w:val="C18"/>
        </w:rPr>
        <w:endnoteRef/>
      </w:r>
      <w:r>
        <w:t xml:space="preserve"> </w:t>
      </w:r>
      <w:r>
        <w:rPr>
          <w:rFonts w:ascii="Segoe UI" w:hAnsi="Segoe UI" w:cs="Segoe UI"/>
          <w:sz w:val="18"/>
          <w:szCs w:val="18"/>
        </w:rPr>
        <w:t>K</w:t>
      </w:r>
      <w:r>
        <w:rPr>
          <w:rFonts w:ascii="Segoe UI" w:hAnsi="Segoe UI" w:cs="Segoe UI"/>
          <w:sz w:val="18"/>
          <w:szCs w:val="18"/>
        </w:rPr>
        <w:t>.</w:t>
      </w:r>
      <w:r>
        <w:rPr>
          <w:rFonts w:ascii="Segoe UI" w:hAnsi="Segoe UI" w:cs="Segoe UI"/>
          <w:sz w:val="18"/>
          <w:szCs w:val="18"/>
        </w:rPr>
        <w:t> Zhao</w:t>
      </w:r>
      <w:r>
        <w:rPr>
          <w:rFonts w:ascii="Segoe UI" w:hAnsi="Segoe UI" w:cs="Segoe UI"/>
          <w:sz w:val="18"/>
          <w:szCs w:val="18"/>
        </w:rPr>
        <w:t>,</w:t>
      </w:r>
      <w:r>
        <w:rPr>
          <w:rFonts w:ascii="Segoe UI" w:hAnsi="Segoe UI" w:cs="Segoe UI"/>
          <w:sz w:val="18"/>
          <w:szCs w:val="18"/>
        </w:rPr>
        <w:t xml:space="preserve"> F</w:t>
      </w:r>
      <w:r>
        <w:rPr>
          <w:rFonts w:ascii="Segoe UI" w:hAnsi="Segoe UI" w:cs="Segoe UI"/>
          <w:sz w:val="18"/>
          <w:szCs w:val="18"/>
        </w:rPr>
        <w:t>.</w:t>
      </w:r>
      <w:r>
        <w:rPr>
          <w:rFonts w:ascii="Segoe UI" w:hAnsi="Segoe UI" w:cs="Segoe UI"/>
          <w:sz w:val="18"/>
          <w:szCs w:val="18"/>
        </w:rPr>
        <w:t> Thomas</w:t>
      </w:r>
      <w:r>
        <w:rPr>
          <w:rFonts w:ascii="Segoe UI" w:hAnsi="Segoe UI" w:cs="Segoe UI"/>
          <w:sz w:val="18"/>
          <w:szCs w:val="18"/>
        </w:rPr>
        <w:t>,</w:t>
      </w:r>
      <w:r>
        <w:rPr>
          <w:rFonts w:ascii="Segoe UI" w:hAnsi="Segoe UI" w:cs="Segoe UI"/>
          <w:sz w:val="18"/>
          <w:szCs w:val="18"/>
        </w:rPr>
        <w:t xml:space="preserve"> and B</w:t>
      </w:r>
      <w:r>
        <w:rPr>
          <w:rFonts w:ascii="Segoe UI" w:hAnsi="Segoe UI" w:cs="Segoe UI"/>
          <w:sz w:val="18"/>
          <w:szCs w:val="18"/>
        </w:rPr>
        <w:t>.</w:t>
      </w:r>
      <w:r>
        <w:rPr>
          <w:rFonts w:ascii="Segoe UI" w:hAnsi="Segoe UI" w:cs="Segoe UI"/>
          <w:sz w:val="18"/>
          <w:szCs w:val="18"/>
        </w:rPr>
        <w:t> U</w:t>
      </w:r>
      <w:r>
        <w:rPr>
          <w:rFonts w:ascii="Segoe UI" w:hAnsi="Segoe UI" w:cs="Segoe UI"/>
          <w:sz w:val="18"/>
          <w:szCs w:val="18"/>
        </w:rPr>
        <w:t>.</w:t>
      </w:r>
      <w:r>
        <w:rPr>
          <w:rFonts w:ascii="Segoe UI" w:hAnsi="Segoe UI" w:cs="Segoe UI"/>
          <w:sz w:val="18"/>
          <w:szCs w:val="18"/>
        </w:rPr>
        <w:t xml:space="preserve"> Watanabe</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Deconstructing I</w:t>
      </w:r>
      <w:r>
        <w:rPr>
          <w:rFonts w:ascii="Segoe UI" w:hAnsi="Segoe UI" w:cs="Segoe UI"/>
          <w:sz w:val="18"/>
          <w:szCs w:val="18"/>
        </w:rPr>
        <w:t>/</w:t>
      </w:r>
      <w:r>
        <w:rPr>
          <w:rFonts w:ascii="Segoe UI" w:hAnsi="Segoe UI" w:cs="Segoe UI"/>
          <w:sz w:val="18"/>
          <w:szCs w:val="18"/>
        </w:rPr>
        <w:t>O automata</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in </w:t>
      </w:r>
      <w:r>
        <w:rPr>
          <w:rFonts w:ascii="Segoe UI" w:hAnsi="Segoe UI" w:cs="Segoe UI"/>
          <w:i w:val="1"/>
          <w:sz w:val="18"/>
          <w:szCs w:val="18"/>
        </w:rPr>
        <w:t>Proceedings of the USENIX Security Conference</w:t>
      </w:r>
      <w:r>
        <w:rPr>
          <w:rFonts w:ascii="Segoe UI" w:hAnsi="Segoe UI" w:cs="Segoe UI"/>
          <w:sz w:val="18"/>
          <w:szCs w:val="18"/>
        </w:rPr>
        <w:t>,</w:t>
      </w:r>
      <w:r>
        <w:rPr>
          <w:rFonts w:ascii="Segoe UI" w:hAnsi="Segoe UI" w:cs="Segoe UI"/>
          <w:sz w:val="18"/>
          <w:szCs w:val="18"/>
        </w:rPr>
        <w:t xml:space="preserve"> July 2010</w:t>
      </w:r>
      <w:r>
        <w:rPr>
          <w:rFonts w:ascii="Segoe UI" w:hAnsi="Segoe UI" w:cs="Segoe UI"/>
          <w:sz w:val="18"/>
          <w:szCs w:val="18"/>
        </w:rPr>
        <w:t>.</w:t>
      </w:r>
    </w:p>
  </w:endnote>
  <w:endnote w:id="2">
    <w:p>
      <w:pPr>
        <w:pStyle w:val="P15"/>
        <w:jc w:val="both"/>
      </w:pPr>
      <w:r>
        <w:rPr>
          <w:rStyle w:val="C18"/>
        </w:rPr>
        <w:endnoteRef/>
      </w:r>
      <w:r>
        <w:t xml:space="preserve"> </w:t>
      </w:r>
      <w:r>
        <w:rPr>
          <w:rFonts w:ascii="Segoe UI" w:hAnsi="Segoe UI" w:cs="Segoe UI"/>
          <w:sz w:val="18"/>
          <w:szCs w:val="18"/>
        </w:rPr>
        <w:t>I</w:t>
      </w:r>
      <w:r>
        <w:rPr>
          <w:rFonts w:ascii="Segoe UI" w:hAnsi="Segoe UI" w:cs="Segoe UI"/>
          <w:sz w:val="18"/>
          <w:szCs w:val="18"/>
        </w:rPr>
        <w:t>.</w:t>
      </w:r>
      <w:r>
        <w:rPr>
          <w:rFonts w:ascii="Segoe UI" w:hAnsi="Segoe UI" w:cs="Segoe UI"/>
          <w:sz w:val="18"/>
          <w:szCs w:val="18"/>
        </w:rPr>
        <w:t> Sutherland</w:t>
      </w:r>
      <w:r>
        <w:rPr>
          <w:rFonts w:ascii="Segoe UI" w:hAnsi="Segoe UI" w:cs="Segoe UI"/>
          <w:sz w:val="18"/>
          <w:szCs w:val="18"/>
        </w:rPr>
        <w:t>,</w:t>
      </w:r>
      <w:r>
        <w:rPr>
          <w:rFonts w:ascii="Segoe UI" w:hAnsi="Segoe UI" w:cs="Segoe UI"/>
          <w:sz w:val="18"/>
          <w:szCs w:val="18"/>
        </w:rPr>
        <w:t xml:space="preserve"> E</w:t>
      </w:r>
      <w:r>
        <w:rPr>
          <w:rFonts w:ascii="Segoe UI" w:hAnsi="Segoe UI" w:cs="Segoe UI"/>
          <w:sz w:val="18"/>
          <w:szCs w:val="18"/>
        </w:rPr>
        <w:t>.</w:t>
      </w:r>
      <w:r>
        <w:rPr>
          <w:rFonts w:ascii="Segoe UI" w:hAnsi="Segoe UI" w:cs="Segoe UI"/>
          <w:sz w:val="18"/>
          <w:szCs w:val="18"/>
        </w:rPr>
        <w:t> Schroedinger</w:t>
      </w:r>
      <w:r>
        <w:rPr>
          <w:rFonts w:ascii="Segoe UI" w:hAnsi="Segoe UI" w:cs="Segoe UI"/>
          <w:sz w:val="18"/>
          <w:szCs w:val="18"/>
        </w:rPr>
        <w:t>,</w:t>
      </w:r>
      <w:r>
        <w:rPr>
          <w:rFonts w:ascii="Segoe UI" w:hAnsi="Segoe UI" w:cs="Segoe UI"/>
          <w:sz w:val="18"/>
          <w:szCs w:val="18"/>
        </w:rPr>
        <w:t xml:space="preserve"> R</w:t>
      </w:r>
      <w:r>
        <w:rPr>
          <w:rFonts w:ascii="Segoe UI" w:hAnsi="Segoe UI" w:cs="Segoe UI"/>
          <w:sz w:val="18"/>
          <w:szCs w:val="18"/>
        </w:rPr>
        <w:t>.</w:t>
      </w:r>
      <w:r>
        <w:rPr>
          <w:rFonts w:ascii="Segoe UI" w:hAnsi="Segoe UI" w:cs="Segoe UI"/>
          <w:sz w:val="18"/>
          <w:szCs w:val="18"/>
        </w:rPr>
        <w:t> Hamming</w:t>
      </w:r>
      <w:r>
        <w:rPr>
          <w:rFonts w:ascii="Segoe UI" w:hAnsi="Segoe UI" w:cs="Segoe UI"/>
          <w:sz w:val="18"/>
          <w:szCs w:val="18"/>
        </w:rPr>
        <w:t>,</w:t>
      </w:r>
      <w:r>
        <w:rPr>
          <w:rFonts w:ascii="Segoe UI" w:hAnsi="Segoe UI" w:cs="Segoe UI"/>
          <w:sz w:val="18"/>
          <w:szCs w:val="18"/>
        </w:rPr>
        <w:t xml:space="preserve"> and S</w:t>
      </w:r>
      <w:r>
        <w:rPr>
          <w:rFonts w:ascii="Segoe UI" w:hAnsi="Segoe UI" w:cs="Segoe UI"/>
          <w:sz w:val="18"/>
          <w:szCs w:val="18"/>
        </w:rPr>
        <w:t>.</w:t>
      </w:r>
      <w:r>
        <w:rPr>
          <w:rFonts w:ascii="Segoe UI" w:hAnsi="Segoe UI" w:cs="Segoe UI"/>
          <w:sz w:val="18"/>
          <w:szCs w:val="18"/>
        </w:rPr>
        <w:t> Smith</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ARCHER</w:t>
      </w:r>
      <w:r>
        <w:rPr>
          <w:rFonts w:ascii="Segoe UI" w:hAnsi="Segoe UI" w:cs="Segoe UI"/>
          <w:sz w:val="18"/>
          <w:szCs w:val="18"/>
        </w:rPr>
        <w:t>:</w:t>
      </w:r>
      <w:r>
        <w:rPr>
          <w:rFonts w:ascii="Segoe UI" w:hAnsi="Segoe UI" w:cs="Segoe UI"/>
          <w:sz w:val="18"/>
          <w:szCs w:val="18"/>
        </w:rPr>
        <w:t xml:space="preserve"> A methodology for the understanding of XML</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in </w:t>
      </w:r>
      <w:r>
        <w:rPr>
          <w:rFonts w:ascii="Segoe UI" w:hAnsi="Segoe UI" w:cs="Segoe UI"/>
          <w:i w:val="1"/>
          <w:sz w:val="18"/>
          <w:szCs w:val="18"/>
        </w:rPr>
        <w:t>Proceedings of the WWW Conference</w:t>
      </w:r>
      <w:r>
        <w:rPr>
          <w:rFonts w:ascii="Segoe UI" w:hAnsi="Segoe UI" w:cs="Segoe UI"/>
          <w:sz w:val="18"/>
          <w:szCs w:val="18"/>
        </w:rPr>
        <w:t>,</w:t>
      </w:r>
      <w:r>
        <w:rPr>
          <w:rFonts w:ascii="Segoe UI" w:hAnsi="Segoe UI" w:cs="Segoe UI"/>
          <w:sz w:val="18"/>
          <w:szCs w:val="18"/>
        </w:rPr>
        <w:t xml:space="preserve"> Sept</w:t>
      </w:r>
      <w:r>
        <w:rPr>
          <w:rFonts w:ascii="Segoe UI" w:hAnsi="Segoe UI" w:cs="Segoe UI"/>
          <w:sz w:val="18"/>
          <w:szCs w:val="18"/>
        </w:rPr>
        <w:t>.</w:t>
      </w:r>
      <w:r>
        <w:rPr>
          <w:rFonts w:ascii="Segoe UI" w:hAnsi="Segoe UI" w:cs="Segoe UI"/>
          <w:sz w:val="18"/>
          <w:szCs w:val="18"/>
        </w:rPr>
        <w:t xml:space="preserve"> 2000</w:t>
      </w:r>
      <w:r>
        <w:rPr>
          <w:rFonts w:ascii="Segoe UI" w:hAnsi="Segoe UI" w:cs="Segoe UI"/>
          <w:sz w:val="18"/>
          <w:szCs w:val="18"/>
        </w:rPr>
        <w:t>.</w:t>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7"/>
      <w:jc w:val="right"/>
      <w:rPr>
        <w:rFonts w:ascii="Segoe UI Semilight" w:hAnsi="Segoe UI Semilight"/>
      </w:rPr>
    </w:pPr>
  </w:p>
  <w:p>
    <w:pPr>
      <w:pStyle w:val="P7"/>
      <w:rPr>
        <w:rFonts w:ascii="Segoe UI Semilight" w:hAnsi="Segoe UI Semilight"/>
      </w:rPr>
    </w:pPr>
    <w:r>
      <w:rPr>
        <w:noProof w:val="1"/>
        <w:lang w:val="ru-RU" w:eastAsia="ru-RU"/>
      </w:rPr>
      <w:drawing>
        <wp:inline xmlns:wp="http://schemas.openxmlformats.org/drawingml/2006/wordprocessingDrawing" distT="0" distB="0" distL="0" distR="0">
          <wp:extent cx="1716405" cy="266065"/>
          <wp:effectExtent l="0" t="0" r="0" b="635"/>
          <wp:docPr id="11" name="Picture 11" descr="The DevExpress logo"/>
          <wp:cNvGraphicFramePr/>
          <a:graphic xmlns:a="http://schemas.openxmlformats.org/drawingml/2006/main">
            <a:graphicData uri="http://schemas.openxmlformats.org/drawingml/2006/picture">
              <pic:pic xmlns:pic="http://schemas.openxmlformats.org/drawingml/2006/picture">
                <pic:nvPicPr>
                  <pic:cNvPr id="11" name="Picture 11" descr="The DevExpress logo"/>
                  <pic:cNvPicPr/>
                </pic:nvPicPr>
                <pic:blipFill dpi="0">
                  <a:blip xmlns:r="http://schemas.openxmlformats.org/officeDocument/2006/relationships" r:embed="Relimage3"/>
                  <a:srcRect/>
                  <a:stretch>
                    <a:fillRect/>
                  </a:stretch>
                </pic:blipFill>
                <pic:spPr>
                  <a:xfrm>
                    <a:off x="0" y="0"/>
                    <a:ext cx="1718730" cy="266654"/>
                  </a:xfrm>
                  <a:prstGeom prst="rect"/>
                  <a:noFill/>
                </pic:spPr>
              </pic:pic>
            </a:graphicData>
          </a:graphic>
        </wp:inline>
      </w:drawing>
    </w: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7"/>
      <w:jc w:val="right"/>
    </w:pPr>
    <w:r>
      <w:t xml:space="preserve">Page </w:t>
    </w:r>
    <w:r>
      <w:fldChar w:fldCharType="begin"/>
    </w:r>
    <w:r>
      <w:instrText xml:space="preserve"> PAGE   \* MERGEFORMAT </w:instrText>
    </w:r>
    <w:r>
      <w:fldChar w:fldCharType="separate"/>
    </w:r>
    <w:r>
      <w:rPr>
        <w:noProof w:val="1"/>
      </w:rPr>
      <w:t>#</w:t>
    </w:r>
    <w:r>
      <w:rPr>
        <w:noProof w:val="1"/>
      </w:rPr>
      <w:fldChar w:fldCharType="end"/>
    </w: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 w:id="1">
    <w:p>
      <w:pPr>
        <w:pStyle w:val="P14"/>
        <w:jc w:val="both"/>
      </w:pPr>
      <w:r>
        <w:rPr>
          <w:rStyle w:val="C16"/>
        </w:rPr>
        <w:footnoteRef/>
      </w:r>
      <w:r>
        <w:t xml:space="preserve"> </w:t>
      </w:r>
      <w:r>
        <w:rPr>
          <w:rFonts w:ascii="Segoe UI" w:hAnsi="Segoe UI" w:cs="Segoe UI"/>
          <w:sz w:val="18"/>
          <w:szCs w:val="18"/>
        </w:rPr>
        <w:t>Contrarily</w:t>
      </w:r>
      <w:r>
        <w:rPr>
          <w:rFonts w:ascii="Segoe UI" w:hAnsi="Segoe UI" w:cs="Segoe UI"/>
          <w:sz w:val="18"/>
          <w:szCs w:val="18"/>
        </w:rPr>
        <w:t>,</w:t>
      </w:r>
      <w:r>
        <w:rPr>
          <w:rFonts w:ascii="Segoe UI" w:hAnsi="Segoe UI" w:cs="Segoe UI"/>
          <w:sz w:val="18"/>
          <w:szCs w:val="18"/>
        </w:rPr>
        <w:t xml:space="preserve"> an extensive problem in hardware and architecture is the construction of the emulation of checksums</w:t>
      </w:r>
    </w:p>
  </w:footnote>
  <w:footnote w:id="2">
    <w:p>
      <w:pPr>
        <w:spacing w:after="120" w:beforeAutospacing="0" w:afterAutospacing="0"/>
        <w:jc w:val="both"/>
        <w:rPr>
          <w:rFonts w:ascii="Segoe UI" w:hAnsi="Segoe UI" w:cs="Segoe UI"/>
          <w:sz w:val="20"/>
        </w:rPr>
      </w:pPr>
      <w:r>
        <w:rPr>
          <w:rStyle w:val="C16"/>
          <w:sz w:val="20"/>
          <w:szCs w:val="16"/>
        </w:rPr>
        <w:footnoteRef/>
      </w:r>
      <w:r>
        <w:rPr>
          <w:sz w:val="20"/>
          <w:szCs w:val="16"/>
        </w:rPr>
        <w:t xml:space="preserve"> </w:t>
      </w:r>
      <w:r>
        <w:rPr>
          <w:rFonts w:ascii="Segoe UI" w:hAnsi="Segoe UI" w:cs="Segoe UI"/>
          <w:sz w:val="18"/>
          <w:szCs w:val="18"/>
        </w:rPr>
        <w:t xml:space="preserve">We propose a novel application for the simulation of robots </w:t>
      </w:r>
      <w:r>
        <w:rPr>
          <w:rFonts w:ascii="Segoe UI" w:hAnsi="Segoe UI" w:cs="Segoe UI"/>
          <w:sz w:val="18"/>
          <w:szCs w:val="18"/>
        </w:rPr>
        <w:t>(</w:t>
      </w:r>
      <w:r>
        <w:rPr>
          <w:rFonts w:ascii="Segoe UI" w:hAnsi="Segoe UI" w:cs="Segoe UI"/>
          <w:sz w:val="18"/>
          <w:szCs w:val="18"/>
        </w:rPr>
        <w:t>Ounce</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which we use to verify that the much</w:t>
      </w:r>
      <w:r>
        <w:rPr>
          <w:rFonts w:ascii="Segoe UI" w:hAnsi="Segoe UI" w:cs="Segoe UI"/>
          <w:sz w:val="18"/>
          <w:szCs w:val="18"/>
        </w:rPr>
        <w:t>-</w:t>
      </w:r>
      <w:r>
        <w:rPr>
          <w:rFonts w:ascii="Segoe UI" w:hAnsi="Segoe UI" w:cs="Segoe UI"/>
          <w:sz w:val="18"/>
          <w:szCs w:val="18"/>
        </w:rPr>
        <w:t>touted permutable algorithm for the synthesis of access points is impossible</w:t>
      </w:r>
      <w:r>
        <w:rPr>
          <w:rFonts w:ascii="Segoe UI" w:hAnsi="Segoe UI" w:cs="Segoe UI"/>
          <w:sz w:val="18"/>
          <w:szCs w:val="18"/>
        </w:rPr>
        <w:t>.</w:t>
      </w:r>
      <w:r>
        <w:rPr>
          <w:rFonts w:ascii="Segoe UI" w:hAnsi="Segoe UI" w:cs="Segoe UI"/>
          <w:sz w:val="18"/>
          <w:szCs w:val="18"/>
        </w:rPr>
        <w:t xml:space="preserve"> </w:t>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tabs>
        <w:tab w:val="clear" w:pos="4680" w:leader="none"/>
        <w:tab w:val="clear" w:pos="9360" w:leader="none"/>
        <w:tab w:val="right" w:pos="9689" w:leader="none"/>
      </w:tabs>
      <w:rPr>
        <w:rFonts w:ascii="Segoe UI Semilight" w:hAnsi="Segoe UI Semilight"/>
        <w:sz w:val="22"/>
      </w:rPr>
    </w:pPr>
    <w:r>
      <w:rPr>
        <w:rFonts w:ascii="Segoe UI Semilight" w:hAnsi="Segoe UI Semilight"/>
        <w:sz w:val="22"/>
      </w:rPr>
      <w:t>D</w:t>
    </w:r>
    <w:r>
      <w:rPr>
        <w:rFonts w:ascii="Segoe UI Semilight" w:hAnsi="Segoe UI Semilight"/>
        <w:sz w:val="22"/>
        <w:lang w:bidi="en-US"/>
      </w:rPr>
      <w:t>X</w:t>
    </w:r>
    <w:r>
      <w:rPr>
        <w:rFonts w:ascii="Segoe UI Semilight" w:hAnsi="Segoe UI Semilight"/>
        <w:sz w:val="22"/>
      </w:rPr>
      <w:t xml:space="preserve"> Scientific Journal</w:t>
    </w:r>
    <w:r>
      <w:rPr>
        <w:rFonts w:ascii="Segoe UI Semilight" w:hAnsi="Segoe UI Semilight"/>
        <w:sz w:val="22"/>
        <w:lang w:bidi="en-US"/>
      </w:rPr>
      <w:t>, Vol. 22, No. 1</w:t>
    </w:r>
    <w:r>
      <w:rPr>
        <w:rFonts w:ascii="Segoe UI Semilight" w:hAnsi="Segoe UI Semilight"/>
        <w:sz w:val="22"/>
      </w:rPr>
      <w:tab/>
    </w:r>
    <w:r>
      <w:rPr>
        <w:rFonts w:ascii="Segoe UI Semilight" w:hAnsi="Segoe UI Semilight"/>
        <w:sz w:val="22"/>
      </w:rPr>
      <w:fldChar w:fldCharType="begin"/>
    </w:r>
    <w:r>
      <w:rPr>
        <w:rFonts w:ascii="Segoe UI Semilight" w:hAnsi="Segoe UI Semilight"/>
        <w:sz w:val="22"/>
      </w:rPr>
      <w:instrText xml:space="preserve"> </w:instrText>
    </w:r>
    <w:r>
      <w:rPr>
        <w:rFonts w:ascii="Segoe UI Semilight" w:hAnsi="Segoe UI Semilight"/>
        <w:sz w:val="22"/>
        <w:lang w:bidi="en-US"/>
      </w:rPr>
      <w:instrText>DATE</w:instrText>
    </w:r>
    <w:bookmarkStart w:id="0" w:name="_dx_frag_StartFragment"/>
    <w:bookmarkEnd w:id="0"/>
    <w:r>
      <w:rPr>
        <w:rFonts w:ascii="Segoe UI Semilight" w:hAnsi="Segoe UI Semilight"/>
        <w:sz w:val="22"/>
        <w:lang w:bidi="en-US"/>
      </w:rPr>
      <w:instrText xml:space="preserve"> \@ "MMMM, yyyy"</w:instrText>
    </w:r>
    <w:r>
      <w:rPr>
        <w:rFonts w:ascii="Segoe UI Semilight" w:hAnsi="Segoe UI Semilight"/>
        <w:sz w:val="22"/>
      </w:rPr>
      <w:instrText xml:space="preserve"> </w:instrText>
    </w:r>
    <w:r>
      <w:rPr>
        <w:rFonts w:ascii="Segoe UI Semilight" w:hAnsi="Segoe UI Semilight"/>
        <w:sz w:val="22"/>
      </w:rPr>
      <w:fldChar w:fldCharType="separate"/>
    </w:r>
    <w:r>
      <w:rPr>
        <w:rFonts w:ascii="Segoe UI Semilight" w:hAnsi="Segoe UI Semilight"/>
        <w:sz w:val="22"/>
        <w:lang w:bidi="en-US"/>
      </w:rPr>
      <w:t>August, 2025</w:t>
    </w:r>
    <w:r>
      <w:rPr>
        <w:rFonts w:ascii="Segoe UI Semilight" w:hAnsi="Segoe UI Semilight"/>
        <w:sz w:val="22"/>
      </w:rPr>
      <w:fldChar w:fldCharType="end"/>
    </w: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rPr>
        <w:rFonts w:ascii="Segoe UI Semilight" w:hAnsi="Segoe UI Semilight"/>
        <w:sz w:val="22"/>
      </w:rPr>
    </w:pPr>
    <w:r>
      <w:rPr>
        <w:rFonts w:ascii="Segoe UI Semilight" w:hAnsi="Segoe UI Semilight"/>
        <w:sz w:val="22"/>
      </w:rPr>
      <w:t>Multimodal, Stochastic Symmetries for E-Commerce</w:t>
    </w:r>
  </w:p>
</w:hdr>
</file>

<file path=word/numbering.xml><?xml version="1.0" encoding="utf-8"?>
<w:numbering xmlns:w="http://schemas.openxmlformats.org/wordprocessingml/2006/main">
  <w:abstractNum w:abstractNumId="0">
    <w:nsid w:val="039B7C3E"/>
    <w:multiLevelType w:val="multilevel"/>
    <w:lvl w:ilvl="0">
      <w:start w:val="1"/>
      <w:numFmt w:val="bullet"/>
      <w:suff w:val="tab"/>
      <w:lvlText w:val="·b"/>
      <w:lvlJc w:val="left"/>
      <w:pPr/>
      <w:rPr>
        <w:rFonts w:ascii="Symbol" w:hAnsi="Symbol"/>
        <w:color w:val="000000"/>
      </w:rPr>
    </w:lvl>
    <w:lvl w:ilvl="1">
      <w:start w:val="1"/>
      <w:numFmt w:val="decimal"/>
      <w:suff w:val="tab"/>
      <w:lvlText w:val="%1."/>
      <w:lvlJc w:val="left"/>
      <w:pPr/>
      <w:rPr>
        <w:color w:val="000000"/>
      </w:rPr>
    </w:lvl>
    <w:lvl w:ilvl="2">
      <w:start w:val="1"/>
      <w:numFmt w:val="decimal"/>
      <w:suff w:val="tab"/>
      <w:lvlText w:val="%1."/>
      <w:lvlJc w:val="left"/>
      <w:pPr/>
      <w:rPr>
        <w:color w:val="000000"/>
      </w:rPr>
    </w:lvl>
    <w:lvl w:ilvl="3">
      <w:start w:val="1"/>
      <w:numFmt w:val="decimal"/>
      <w:suff w:val="tab"/>
      <w:lvlText w:val="%1."/>
      <w:lvlJc w:val="left"/>
      <w:pPr/>
      <w:rPr>
        <w:color w:val="000000"/>
      </w:rPr>
    </w:lvl>
    <w:lvl w:ilvl="4">
      <w:start w:val="1"/>
      <w:numFmt w:val="decimal"/>
      <w:suff w:val="tab"/>
      <w:lvlText w:val="%1."/>
      <w:lvlJc w:val="left"/>
      <w:pPr/>
      <w:rPr>
        <w:color w:val="000000"/>
      </w:rPr>
    </w:lvl>
    <w:lvl w:ilvl="5">
      <w:start w:val="1"/>
      <w:numFmt w:val="decimal"/>
      <w:suff w:val="tab"/>
      <w:lvlText w:val="%1."/>
      <w:lvlJc w:val="left"/>
      <w:pPr/>
      <w:rPr>
        <w:color w:val="000000"/>
      </w:rPr>
    </w:lvl>
    <w:lvl w:ilvl="6">
      <w:start w:val="1"/>
      <w:numFmt w:val="decimal"/>
      <w:suff w:val="tab"/>
      <w:lvlText w:val="%1."/>
      <w:lvlJc w:val="left"/>
      <w:pPr/>
      <w:rPr>
        <w:color w:val="000000"/>
      </w:rPr>
    </w:lvl>
    <w:lvl w:ilvl="7">
      <w:start w:val="1"/>
      <w:numFmt w:val="decimal"/>
      <w:suff w:val="tab"/>
      <w:lvlText w:val="%1."/>
      <w:lvlJc w:val="left"/>
      <w:pPr/>
      <w:rPr>
        <w:color w:val="000000"/>
      </w:rPr>
    </w:lvl>
    <w:lvl w:ilvl="8">
      <w:start w:val="1"/>
      <w:numFmt w:val="decimal"/>
      <w:suff w:val="tab"/>
      <w:lvlText w:val="%1."/>
      <w:lvlJc w:val="left"/>
      <w:pPr/>
      <w:rPr>
        <w:color w:val="000000"/>
      </w:rPr>
    </w:lvl>
  </w:abstractNum>
  <w:abstractNum w:abstractNumId="1">
    <w:nsid w:val="28433DAB"/>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2">
    <w:nsid w:val="2A2F149E"/>
    <w:multiLevelType w:val="hybridMultilevel"/>
    <w:lvl w:ilvl="0" w:tplc="04090003">
      <w:start w:val="1"/>
      <w:numFmt w:val="bullet"/>
      <w:suff w:val="tab"/>
      <w:lvlText w:val="o"/>
      <w:lvlJc w:val="left"/>
      <w:pPr>
        <w:ind w:hanging="360" w:left="720"/>
      </w:pPr>
      <w:rPr>
        <w:rFonts w:ascii="Courier New" w:hAnsi="Courier New" w:cs="Courier New"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3">
    <w:nsid w:val="3FC19060"/>
    <w:multiLevelType w:val="hybridMultilevel"/>
    <w:lvl w:ilvl="0" w:tplc="7DB34B4E">
      <w:start w:val="1"/>
      <w:numFmt w:val="bullet"/>
      <w:suff w:val="tab"/>
      <w:lvlText w:val="·"/>
      <w:lvlJc w:val="left"/>
      <w:pPr>
        <w:ind w:hanging="360" w:left="720"/>
      </w:pPr>
      <w:rPr>
        <w:rFonts w:ascii="Symbol" w:hAnsi="Symbol"/>
        <w:color w:val="000000"/>
      </w:rPr>
    </w:lvl>
    <w:lvl w:ilvl="1" w:tplc="3766D8EF">
      <w:start w:val="1"/>
      <w:numFmt w:val="bullet"/>
      <w:suff w:val="tab"/>
      <w:lvlText w:val="o"/>
      <w:lvlJc w:val="left"/>
      <w:pPr>
        <w:ind w:hanging="360" w:left="1440"/>
      </w:pPr>
      <w:rPr>
        <w:rFonts w:ascii="Symbol" w:hAnsi="Symbol"/>
        <w:color w:val="000000"/>
      </w:rPr>
    </w:lvl>
    <w:lvl w:ilvl="2" w:tplc="77F2E4AF">
      <w:start w:val="1"/>
      <w:numFmt w:val="bullet"/>
      <w:suff w:val="tab"/>
      <w:lvlText w:val="·"/>
      <w:lvlJc w:val="left"/>
      <w:pPr>
        <w:ind w:hanging="360" w:left="2160"/>
      </w:pPr>
      <w:rPr>
        <w:rFonts w:ascii="Symbol" w:hAnsi="Symbol"/>
        <w:color w:val="000000"/>
      </w:rPr>
    </w:lvl>
    <w:lvl w:ilvl="3" w:tplc="6FA2C4AB">
      <w:start w:val="1"/>
      <w:numFmt w:val="bullet"/>
      <w:suff w:val="tab"/>
      <w:lvlText w:val="o"/>
      <w:lvlJc w:val="left"/>
      <w:pPr>
        <w:ind w:hanging="360" w:left="2880"/>
      </w:pPr>
      <w:rPr>
        <w:rFonts w:ascii="Symbol" w:hAnsi="Symbol"/>
        <w:color w:val="000000"/>
      </w:rPr>
    </w:lvl>
    <w:lvl w:ilvl="4" w:tplc="1C4758A9">
      <w:start w:val="1"/>
      <w:numFmt w:val="bullet"/>
      <w:suff w:val="tab"/>
      <w:lvlText w:val="·"/>
      <w:lvlJc w:val="left"/>
      <w:pPr>
        <w:ind w:hanging="360" w:left="3600"/>
      </w:pPr>
      <w:rPr>
        <w:rFonts w:ascii="Symbol" w:hAnsi="Symbol"/>
        <w:color w:val="000000"/>
      </w:rPr>
    </w:lvl>
    <w:lvl w:ilvl="5" w:tplc="4FA0BFE7">
      <w:start w:val="1"/>
      <w:numFmt w:val="bullet"/>
      <w:suff w:val="tab"/>
      <w:lvlText w:val="o"/>
      <w:lvlJc w:val="left"/>
      <w:pPr>
        <w:ind w:hanging="360" w:left="4320"/>
      </w:pPr>
      <w:rPr>
        <w:rFonts w:ascii="Symbol" w:hAnsi="Symbol"/>
        <w:color w:val="000000"/>
      </w:rPr>
    </w:lvl>
    <w:lvl w:ilvl="6" w:tplc="5195D1CA">
      <w:start w:val="1"/>
      <w:numFmt w:val="bullet"/>
      <w:suff w:val="tab"/>
      <w:lvlText w:val="·"/>
      <w:lvlJc w:val="left"/>
      <w:pPr>
        <w:ind w:hanging="360" w:left="5040"/>
      </w:pPr>
      <w:rPr>
        <w:rFonts w:ascii="Symbol" w:hAnsi="Symbol"/>
        <w:color w:val="000000"/>
      </w:rPr>
    </w:lvl>
    <w:lvl w:ilvl="7" w:tplc="398BBDD0">
      <w:start w:val="1"/>
      <w:numFmt w:val="bullet"/>
      <w:suff w:val="tab"/>
      <w:lvlText w:val="o"/>
      <w:lvlJc w:val="left"/>
      <w:pPr>
        <w:ind w:hanging="360" w:left="5760"/>
      </w:pPr>
      <w:rPr>
        <w:rFonts w:ascii="Symbol" w:hAnsi="Symbol"/>
        <w:color w:val="000000"/>
      </w:rPr>
    </w:lvl>
    <w:lvl w:ilvl="8" w:tplc="0419F2EB">
      <w:start w:val="1"/>
      <w:numFmt w:val="bullet"/>
      <w:suff w:val="tab"/>
      <w:lvlText w:val="·"/>
      <w:lvlJc w:val="left"/>
      <w:pPr>
        <w:ind w:hanging="360" w:left="6480"/>
      </w:pPr>
      <w:rPr>
        <w:rFonts w:ascii="Symbol" w:hAnsi="Symbol"/>
        <w:color w:val="000000"/>
      </w:rPr>
    </w:lvl>
  </w:abstractNum>
  <w:abstractNum w:abstractNumId="4">
    <w:nsid w:val="4B4B4844"/>
    <w:multiLevelType w:val="multilevel"/>
    <w:lvl w:ilvl="0">
      <w:start w:val="1"/>
      <w:numFmt w:val="bullet"/>
      <w:suff w:val="tab"/>
      <w:lvlText w:val="·b"/>
      <w:lvlJc w:val="left"/>
      <w:pPr/>
      <w:rPr>
        <w:rFonts w:ascii="Symbol" w:hAnsi="Symbol"/>
        <w:color w:val="000000"/>
      </w:rPr>
    </w:lvl>
    <w:lvl w:ilvl="1">
      <w:start w:val="1"/>
      <w:numFmt w:val="decimal"/>
      <w:suff w:val="tab"/>
      <w:lvlText w:val="%1."/>
      <w:lvlJc w:val="left"/>
      <w:pPr/>
      <w:rPr>
        <w:color w:val="000000"/>
      </w:rPr>
    </w:lvl>
    <w:lvl w:ilvl="2">
      <w:start w:val="1"/>
      <w:numFmt w:val="decimal"/>
      <w:suff w:val="tab"/>
      <w:lvlText w:val="%1."/>
      <w:lvlJc w:val="left"/>
      <w:pPr/>
      <w:rPr>
        <w:color w:val="000000"/>
      </w:rPr>
    </w:lvl>
    <w:lvl w:ilvl="3">
      <w:start w:val="1"/>
      <w:numFmt w:val="decimal"/>
      <w:suff w:val="tab"/>
      <w:lvlText w:val="%1."/>
      <w:lvlJc w:val="left"/>
      <w:pPr/>
      <w:rPr>
        <w:color w:val="000000"/>
      </w:rPr>
    </w:lvl>
    <w:lvl w:ilvl="4">
      <w:start w:val="1"/>
      <w:numFmt w:val="decimal"/>
      <w:suff w:val="tab"/>
      <w:lvlText w:val="%1."/>
      <w:lvlJc w:val="left"/>
      <w:pPr/>
      <w:rPr>
        <w:color w:val="000000"/>
      </w:rPr>
    </w:lvl>
    <w:lvl w:ilvl="5">
      <w:start w:val="1"/>
      <w:numFmt w:val="decimal"/>
      <w:suff w:val="tab"/>
      <w:lvlText w:val="%1."/>
      <w:lvlJc w:val="left"/>
      <w:pPr/>
      <w:rPr>
        <w:color w:val="000000"/>
      </w:rPr>
    </w:lvl>
    <w:lvl w:ilvl="6">
      <w:start w:val="1"/>
      <w:numFmt w:val="decimal"/>
      <w:suff w:val="tab"/>
      <w:lvlText w:val="%1."/>
      <w:lvlJc w:val="left"/>
      <w:pPr/>
      <w:rPr>
        <w:color w:val="000000"/>
      </w:rPr>
    </w:lvl>
    <w:lvl w:ilvl="7">
      <w:start w:val="1"/>
      <w:numFmt w:val="decimal"/>
      <w:suff w:val="tab"/>
      <w:lvlText w:val="%1."/>
      <w:lvlJc w:val="left"/>
      <w:pPr/>
      <w:rPr>
        <w:color w:val="000000"/>
      </w:rPr>
    </w:lvl>
    <w:lvl w:ilvl="8">
      <w:start w:val="1"/>
      <w:numFmt w:val="decimal"/>
      <w:suff w:val="tab"/>
      <w:lvlText w:val="%1."/>
      <w:lvlJc w:val="left"/>
      <w:pPr/>
      <w:rPr>
        <w:color w:val="000000"/>
      </w:rPr>
    </w:lvl>
  </w:abstractNum>
  <w:abstractNum w:abstractNumId="5">
    <w:nsid w:val="4DDF1AA4"/>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6">
    <w:nsid w:val="595F8F01"/>
    <w:multiLevelType w:val="multilevel"/>
    <w:lvl w:ilvl="0">
      <w:start w:val="1"/>
      <w:numFmt w:val="bullet"/>
      <w:suff w:val="tab"/>
      <w:lvlText w:val="%1."/>
      <w:lvlJc w:val="left"/>
      <w:pPr/>
      <w:rPr>
        <w:rFonts w:ascii="Symbol" w:hAnsi="Symbol"/>
        <w:color w:val="000000"/>
      </w:rPr>
    </w:lvl>
    <w:lvl w:ilvl="1">
      <w:start w:val="1"/>
      <w:numFmt w:val="decimal"/>
      <w:suff w:val="tab"/>
      <w:lvlText w:val="%1."/>
      <w:lvlJc w:val="left"/>
      <w:pPr/>
      <w:rPr>
        <w:color w:val="000000"/>
      </w:rPr>
    </w:lvl>
    <w:lvl w:ilvl="2">
      <w:start w:val="1"/>
      <w:numFmt w:val="decimal"/>
      <w:suff w:val="tab"/>
      <w:lvlText w:val="%1."/>
      <w:lvlJc w:val="left"/>
      <w:pPr/>
      <w:rPr>
        <w:color w:val="000000"/>
      </w:rPr>
    </w:lvl>
    <w:lvl w:ilvl="3">
      <w:start w:val="1"/>
      <w:numFmt w:val="decimal"/>
      <w:suff w:val="tab"/>
      <w:lvlText w:val="%1."/>
      <w:lvlJc w:val="left"/>
      <w:pPr/>
      <w:rPr>
        <w:color w:val="000000"/>
      </w:rPr>
    </w:lvl>
    <w:lvl w:ilvl="4">
      <w:start w:val="1"/>
      <w:numFmt w:val="decimal"/>
      <w:suff w:val="tab"/>
      <w:lvlText w:val="%1."/>
      <w:lvlJc w:val="left"/>
      <w:pPr/>
      <w:rPr>
        <w:color w:val="000000"/>
      </w:rPr>
    </w:lvl>
    <w:lvl w:ilvl="5">
      <w:start w:val="1"/>
      <w:numFmt w:val="decimal"/>
      <w:suff w:val="tab"/>
      <w:lvlText w:val="%1."/>
      <w:lvlJc w:val="left"/>
      <w:pPr/>
      <w:rPr>
        <w:color w:val="000000"/>
      </w:rPr>
    </w:lvl>
    <w:lvl w:ilvl="6">
      <w:start w:val="1"/>
      <w:numFmt w:val="decimal"/>
      <w:suff w:val="tab"/>
      <w:lvlText w:val="%1."/>
      <w:lvlJc w:val="left"/>
      <w:pPr/>
      <w:rPr>
        <w:color w:val="000000"/>
      </w:rPr>
    </w:lvl>
    <w:lvl w:ilvl="7">
      <w:start w:val="1"/>
      <w:numFmt w:val="decimal"/>
      <w:suff w:val="tab"/>
      <w:lvlText w:val="%1."/>
      <w:lvlJc w:val="left"/>
      <w:pPr/>
      <w:rPr>
        <w:color w:val="000000"/>
      </w:rPr>
    </w:lvl>
    <w:lvl w:ilvl="8">
      <w:start w:val="1"/>
      <w:numFmt w:val="decimal"/>
      <w:suff w:val="tab"/>
      <w:lvlText w:val="%1."/>
      <w:lvlJc w:val="left"/>
      <w:pPr/>
      <w:rPr>
        <w:color w:val="000000"/>
      </w:rPr>
    </w:lvl>
  </w:abstractNum>
  <w:num w:numId="1">
    <w:abstractNumId w:val="6"/>
  </w:num>
  <w:num w:numId="2">
    <w:abstractNumId w:val="4"/>
  </w:num>
  <w:num w:numId="3">
    <w:abstractNumId w:val="0"/>
  </w:num>
  <w:num w:numId="4">
    <w:abstractNumId w:val="3"/>
  </w:num>
  <w:num w:numId="5">
    <w:abstractNumId w:val="1"/>
  </w:num>
  <w:num w:numId="6">
    <w:abstractNumId w:val="2"/>
  </w:num>
  <w:num w:numId="7">
    <w:abstractNumId w:val="5"/>
  </w:num>
</w:numbering>
</file>

<file path=word/settings.xml><?xml version="1.0" encoding="utf-8"?>
<w:settings xmlns:r="http://schemas.openxmlformats.org/officeDocument/2006/relationships" xmlns:w="http://schemas.openxmlformats.org/wordprocessingml/2006/main">
  <w:displayBackgroundShape w:val="0"/>
  <w:trackRevisions/>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docVars>
    <w:docVar w:name="__Grammarly_42____i" w:val="H4sIAAAAAAAEAKtWckksSQxILCpxzi/NK1GyMqwFAAEhoTITAAAA"/>
    <w:docVar w:name="__Grammarly_42___1" w:val="H4sIAAAAAAAEAKtWcslP9kxRslIyNDYyNjIwMTAyMTIxMTI3MDVT0lEKTi0uzszPAykwrAUAYLwCiywAAAA="/>
  </w:docVars>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Calibri" w:hAnsi="Calibri" w:cs="Times New Roman" w:eastAsia="Times New Roman"/>
        <w:color w:val="000000"/>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z w:val="24"/>
    </w:rPr>
  </w:style>
  <w:style w:type="paragraph" w:styleId="P1">
    <w:name w:val="Heading 1"/>
    <w:basedOn w:val="P0"/>
    <w:next w:val="P0"/>
    <w:link w:val="C13"/>
    <w:qFormat/>
    <w:pPr>
      <w:spacing w:before="480" w:beforeAutospacing="0" w:afterAutospacing="0"/>
      <w:outlineLvl w:val="0"/>
    </w:pPr>
    <w:rPr>
      <w:b w:val="1"/>
      <w:color w:val="365F91"/>
      <w:sz w:val="28"/>
    </w:rPr>
  </w:style>
  <w:style w:type="paragraph" w:styleId="P2">
    <w:name w:val="Heading 2"/>
    <w:basedOn w:val="P0"/>
    <w:next w:val="P0"/>
    <w:semiHidden/>
    <w:qFormat/>
    <w:pPr>
      <w:spacing w:before="200" w:beforeAutospacing="0" w:afterAutospacing="0"/>
      <w:outlineLvl w:val="1"/>
    </w:pPr>
    <w:rPr>
      <w:b w:val="1"/>
      <w:color w:val="4F81BD"/>
      <w:sz w:val="26"/>
    </w:rPr>
  </w:style>
  <w:style w:type="paragraph" w:styleId="P3">
    <w:name w:val="TOC 2"/>
    <w:basedOn w:val="P0"/>
    <w:pPr>
      <w:spacing w:after="100" w:beforeAutospacing="0" w:afterAutospacing="0"/>
      <w:ind w:left="221"/>
    </w:pPr>
    <w:rPr/>
  </w:style>
  <w:style w:type="paragraph" w:styleId="P4">
    <w:name w:val="TOC 1"/>
    <w:basedOn w:val="P0"/>
    <w:pPr>
      <w:spacing w:after="100" w:beforeAutospacing="0" w:afterAutospacing="0"/>
    </w:pPr>
    <w:rPr/>
  </w:style>
  <w:style w:type="paragraph" w:styleId="P5">
    <w:name w:val="Balloon Text"/>
    <w:basedOn w:val="P0"/>
    <w:pPr/>
    <w:rPr>
      <w:rFonts w:ascii="Tahoma" w:hAnsi="Tahoma"/>
      <w:sz w:val="16"/>
    </w:rPr>
  </w:style>
  <w:style w:type="paragraph" w:styleId="P6">
    <w:name w:val="Header"/>
    <w:basedOn w:val="P0"/>
    <w:link w:val="C7"/>
    <w:pPr>
      <w:tabs>
        <w:tab w:val="center" w:pos="4680" w:leader="none"/>
        <w:tab w:val="right" w:pos="9360" w:leader="none"/>
      </w:tabs>
    </w:pPr>
    <w:rPr/>
  </w:style>
  <w:style w:type="paragraph" w:styleId="P7">
    <w:name w:val="Footer"/>
    <w:basedOn w:val="P0"/>
    <w:link w:val="C8"/>
    <w:pPr>
      <w:tabs>
        <w:tab w:val="center" w:pos="4680" w:leader="none"/>
        <w:tab w:val="right" w:pos="9360" w:leader="none"/>
      </w:tabs>
    </w:pPr>
    <w:rPr/>
  </w:style>
  <w:style w:type="paragraph" w:styleId="P8">
    <w:name w:val="annotation text"/>
    <w:basedOn w:val="P0"/>
    <w:link w:val="C10"/>
    <w:semiHidden/>
    <w:pPr/>
    <w:rPr>
      <w:sz w:val="20"/>
    </w:rPr>
  </w:style>
  <w:style w:type="paragraph" w:styleId="P9">
    <w:name w:val="annotation subject"/>
    <w:basedOn w:val="P8"/>
    <w:next w:val="P8"/>
    <w:link w:val="C11"/>
    <w:semiHidden/>
    <w:pPr/>
    <w:rPr>
      <w:b w:val="1"/>
    </w:rPr>
  </w:style>
  <w:style w:type="paragraph" w:styleId="P10">
    <w:name w:val="List Paragraph"/>
    <w:basedOn w:val="P0"/>
    <w:qFormat/>
    <w:pPr>
      <w:ind w:left="720"/>
      <w:contextualSpacing w:val="1"/>
    </w:pPr>
    <w:rPr/>
  </w:style>
  <w:style w:type="paragraph" w:styleId="P11">
    <w:name w:val="Caption"/>
    <w:basedOn w:val="P0"/>
    <w:next w:val="P0"/>
    <w:qFormat/>
    <w:pPr>
      <w:spacing w:after="200" w:beforeAutospacing="0" w:afterAutospacing="0"/>
    </w:pPr>
    <w:rPr>
      <w:i w:val="1"/>
      <w:color w:val="44546A" w:themeColor="text2"/>
      <w:sz w:val="18"/>
    </w:rPr>
  </w:style>
  <w:style w:type="paragraph" w:styleId="P12">
    <w:name w:val="Revision"/>
    <w:hidden/>
    <w:semiHidden/>
    <w:pPr/>
    <w:rPr>
      <w:sz w:val="24"/>
    </w:rPr>
  </w:style>
  <w:style w:type="paragraph" w:styleId="P13">
    <w:name w:val="Normal (Web)"/>
    <w:basedOn w:val="P0"/>
    <w:semiHidden/>
    <w:pPr>
      <w:spacing w:before="100" w:after="100" w:beforeAutospacing="1" w:afterAutospacing="1"/>
    </w:pPr>
    <w:rPr>
      <w:rFonts w:ascii="Times New Roman" w:hAnsi="Times New Roman" w:eastAsiaTheme="minorEastAsia"/>
      <w:color w:val="auto"/>
      <w:szCs w:val="24"/>
    </w:rPr>
  </w:style>
  <w:style w:type="paragraph" w:styleId="P14">
    <w:name w:val="Footnote Text"/>
    <w:basedOn w:val="P0"/>
    <w:link w:val="C15"/>
    <w:semiHidden/>
    <w:pPr/>
    <w:rPr>
      <w:sz w:val="20"/>
    </w:rPr>
  </w:style>
  <w:style w:type="paragraph" w:styleId="P15">
    <w:name w:val="Endnote Text"/>
    <w:basedOn w:val="P0"/>
    <w:link w:val="C17"/>
    <w:semiHidden/>
    <w:pPr/>
    <w:rPr>
      <w:sz w:val="20"/>
    </w:rPr>
  </w:style>
  <w:style w:type="character" w:styleId="C0" w:default="1">
    <w:name w:val="Default Paragraph Font"/>
    <w:semiHidden/>
    <w:rPr/>
  </w:style>
  <w:style w:type="character" w:styleId="C1">
    <w:name w:val="Line Number"/>
    <w:basedOn w:val="C0"/>
    <w:semiHidden/>
    <w:rPr>
      <w:color w:val="000000"/>
      <w:sz w:val="24"/>
    </w:rPr>
  </w:style>
  <w:style w:type="character" w:styleId="C2">
    <w:name w:val="Hyperlink"/>
    <w:rPr>
      <w:color w:val="0000FF"/>
      <w:sz w:val="24"/>
      <w:u w:val="single" w:color="0000FF"/>
    </w:rPr>
  </w:style>
  <w:style w:type="character" w:styleId="C3">
    <w:name w:val="Heading 2 Char1"/>
    <w:rPr>
      <w:b w:val="1"/>
      <w:color w:val="4F81BD"/>
      <w:sz w:val="26"/>
    </w:rPr>
  </w:style>
  <w:style w:type="character" w:styleId="C4">
    <w:name w:val="Heading 1 Char1"/>
    <w:rPr>
      <w:b w:val="1"/>
      <w:color w:val="365F91"/>
      <w:sz w:val="28"/>
    </w:rPr>
  </w:style>
  <w:style w:type="character" w:styleId="C5">
    <w:name w:val="Normal Char"/>
    <w:rPr>
      <w:color w:val="000000"/>
      <w:sz w:val="24"/>
    </w:rPr>
  </w:style>
  <w:style w:type="character" w:styleId="C6">
    <w:name w:val="Balloon Text Char"/>
    <w:rPr>
      <w:rFonts w:ascii="Tahoma" w:hAnsi="Tahoma"/>
      <w:sz w:val="16"/>
    </w:rPr>
  </w:style>
  <w:style w:type="character" w:styleId="C7">
    <w:name w:val="Header Char"/>
    <w:basedOn w:val="C0"/>
    <w:link w:val="P6"/>
    <w:rPr/>
  </w:style>
  <w:style w:type="character" w:styleId="C8">
    <w:name w:val="Footer Char"/>
    <w:basedOn w:val="C0"/>
    <w:link w:val="P7"/>
    <w:rPr/>
  </w:style>
  <w:style w:type="character" w:styleId="C9">
    <w:name w:val="annotation reference"/>
    <w:basedOn w:val="C0"/>
    <w:semiHidden/>
    <w:rPr>
      <w:sz w:val="16"/>
    </w:rPr>
  </w:style>
  <w:style w:type="character" w:styleId="C10">
    <w:name w:val="Comment Text Char"/>
    <w:basedOn w:val="C0"/>
    <w:link w:val="P8"/>
    <w:semiHidden/>
    <w:rPr>
      <w:sz w:val="20"/>
    </w:rPr>
  </w:style>
  <w:style w:type="character" w:styleId="C11">
    <w:name w:val="Comment Subject Char"/>
    <w:basedOn w:val="C10"/>
    <w:link w:val="P9"/>
    <w:semiHidden/>
    <w:rPr>
      <w:b w:val="1"/>
      <w:sz w:val="20"/>
    </w:rPr>
  </w:style>
  <w:style w:type="character" w:styleId="C12">
    <w:name w:val="Placeholder Text1"/>
    <w:basedOn w:val="C0"/>
    <w:semiHidden/>
    <w:rPr>
      <w:color w:val="808080"/>
    </w:rPr>
  </w:style>
  <w:style w:type="character" w:styleId="C13">
    <w:name w:val="Heading 1 Char"/>
    <w:basedOn w:val="C0"/>
    <w:link w:val="P1"/>
    <w:rPr>
      <w:b w:val="1"/>
      <w:color w:val="365F91"/>
      <w:sz w:val="28"/>
    </w:rPr>
  </w:style>
  <w:style w:type="character" w:styleId="C14">
    <w:name w:val="FollowedHyperlink"/>
    <w:basedOn w:val="C0"/>
    <w:semiHidden/>
    <w:rPr>
      <w:color w:val="954F72" w:themeColor="followedHyperlink"/>
      <w:u w:val="single"/>
    </w:rPr>
  </w:style>
  <w:style w:type="character" w:styleId="C15">
    <w:name w:val="Footnote Text Char"/>
    <w:basedOn w:val="C0"/>
    <w:link w:val="P14"/>
    <w:semiHidden/>
    <w:rPr>
      <w:sz w:val="20"/>
    </w:rPr>
  </w:style>
  <w:style w:type="character" w:styleId="C16">
    <w:name w:val="Footnote Reference"/>
    <w:basedOn w:val="C0"/>
    <w:semiHidden/>
    <w:rPr>
      <w:vertAlign w:val="superscript"/>
    </w:rPr>
  </w:style>
  <w:style w:type="character" w:styleId="C17">
    <w:name w:val="Endnote Text Char"/>
    <w:basedOn w:val="C0"/>
    <w:link w:val="P15"/>
    <w:semiHidden/>
    <w:rPr>
      <w:sz w:val="20"/>
    </w:rPr>
  </w:style>
  <w:style w:type="character" w:styleId="C18">
    <w:name w:val="Endnote Reference"/>
    <w:basedOn w:val="C0"/>
    <w:semiHidden/>
    <w:rPr>
      <w:vertAlign w:val="superscript"/>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rPr>
      <w:sz w:val="24"/>
    </w:rPr>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List Table 6 Colorful - Accent 51"/>
    <w:basedOn w:val="T0"/>
    <w:rPr>
      <w:color w:val="2F5496" w:themeColor="accent5" w:themeShade="BF"/>
    </w:rPr>
    <w:tblPr>
      <w:tblStyleRowBandSize w:val="1"/>
      <w:tblStyleColBandSize w:val="1"/>
      <w:tblBorders>
        <w:top w:val="single" w:sz="4" w:space="0" w:shadow="0" w:frame="0" w:color="4472C4" w:themeColor="accent5"/>
        <w:bottom w:val="single" w:sz="4" w:space="0" w:shadow="0" w:frame="0" w:color="4472C4" w:themeColor="accent5"/>
      </w:tblBorders>
    </w:tblPr>
    <w:trPr/>
    <w:tcPr/>
    <w:tblStylePr w:type="band1Horz">
      <w:tblPr/>
      <w:trPr/>
      <w:tcPr>
        <w:shd w:val="clear" w:color="auto" w:fill="DCE4F4" w:themeFill="accent5" w:themeFillTint="30"/>
      </w:tcPr>
    </w:tblStylePr>
    <w:tblStylePr w:type="band1Vert">
      <w:tblPr/>
      <w:trPr/>
      <w:tcPr>
        <w:shd w:val="clear" w:color="auto" w:fill="DCE4F4" w:themeFill="accent5" w:themeFillTint="30"/>
      </w:tcPr>
    </w:tblStylePr>
    <w:tblStylePr w:type="lastCol">
      <w:rPr>
        <w:b w:val="1"/>
      </w:rPr>
      <w:tblPr/>
      <w:trPr/>
      <w:tcPr/>
    </w:tblStylePr>
    <w:tblStylePr w:type="firstCol">
      <w:rPr>
        <w:b w:val="1"/>
      </w:rPr>
      <w:tblPr/>
      <w:trPr/>
      <w:tcPr/>
    </w:tblStylePr>
    <w:tblStylePr w:type="lastRow">
      <w:rPr>
        <w:b w:val="1"/>
      </w:rPr>
      <w:tblPr/>
      <w:trPr/>
      <w:tcPr>
        <w:tcBorders>
          <w:top w:val="double" w:sz="4" w:space="0" w:shadow="0" w:frame="0" w:color="4472C4" w:themeColor="accent5"/>
        </w:tcBorders>
      </w:tcPr>
    </w:tblStylePr>
    <w:tblStylePr w:type="firstRow">
      <w:rPr>
        <w:b w:val="1"/>
      </w:rPr>
      <w:tblPr/>
      <w:trPr/>
      <w:tcPr>
        <w:tcBorders>
          <w:bottom w:val="single" w:sz="4" w:space="0" w:shadow="0" w:frame="0" w:color="4472C4" w:themeColor="accent5"/>
        </w:tcBorders>
      </w:tcPr>
    </w:tblStylePr>
  </w:style>
  <w:style w:type="table" w:styleId="T4">
    <w:name w:val="List Table 1 Light - Accent 31"/>
    <w:basedOn w:val="T0"/>
    <w:tblPr>
      <w:tblStyleRowBandSize w:val="1"/>
      <w:tblStyleColBandSize w:val="1"/>
    </w:tblPr>
    <w:trPr/>
    <w:tcPr/>
    <w:tblStylePr w:type="band1Horz">
      <w:tblPr/>
      <w:trPr/>
      <w:tcPr>
        <w:shd w:val="clear" w:color="auto" w:fill="EEEEEE" w:themeFill="accent3" w:themeFillTint="30"/>
      </w:tcPr>
    </w:tblStylePr>
    <w:tblStylePr w:type="band1Vert">
      <w:tblPr/>
      <w:trPr/>
      <w:tcPr>
        <w:shd w:val="clear" w:color="auto" w:fill="EEEEEE" w:themeFill="accent3" w:themeFillTint="30"/>
      </w:tcPr>
    </w:tblStylePr>
    <w:tblStylePr w:type="lastCol">
      <w:rPr>
        <w:b w:val="1"/>
      </w:rPr>
      <w:tblPr/>
      <w:trPr/>
      <w:tcPr/>
    </w:tblStylePr>
    <w:tblStylePr w:type="firstCol">
      <w:rPr>
        <w:b w:val="1"/>
      </w:rPr>
      <w:tblPr/>
      <w:trPr/>
      <w:tcPr/>
    </w:tblStylePr>
    <w:tblStylePr w:type="lastRow">
      <w:rPr>
        <w:b w:val="1"/>
      </w:rPr>
      <w:tblPr/>
      <w:trPr/>
      <w:tcPr>
        <w:tcBorders>
          <w:top w:val="single" w:sz="4" w:space="0" w:shadow="0" w:frame="0" w:color="C9C9C9" w:themeColor="accent3" w:themeTint="99"/>
        </w:tcBorders>
      </w:tcPr>
    </w:tblStylePr>
    <w:tblStylePr w:type="firstRow">
      <w:rPr>
        <w:b w:val="1"/>
      </w:rPr>
      <w:tblPr/>
      <w:trPr/>
      <w:tcPr>
        <w:tcBorders>
          <w:bottom w:val="single" w:sz="4" w:space="0" w:shadow="0" w:frame="0" w:color="C9C9C9" w:themeColor="accent3" w:themeTint="99"/>
        </w:tcBorders>
      </w:tcPr>
    </w:tblStylePr>
  </w:style>
  <w:style w:type="table" w:styleId="T5">
    <w:name w:val="List Table 2 - Accent 31"/>
    <w:basedOn w:val="T0"/>
    <w:tblPr>
      <w:tblStyleRowBandSize w:val="1"/>
      <w:tblStyleColBandSize w:val="1"/>
      <w:tblBorders>
        <w:top w:val="single" w:sz="4" w:space="0" w:shadow="0" w:frame="0" w:color="C9C9C9" w:themeColor="accent3" w:themeTint="99"/>
        <w:bottom w:val="single" w:sz="4" w:space="0" w:shadow="0" w:frame="0" w:color="C9C9C9" w:themeColor="accent3" w:themeTint="99"/>
        <w:insideH w:val="single" w:sz="4" w:space="0" w:shadow="0" w:frame="0" w:color="C9C9C9" w:themeColor="accent3" w:themeTint="99"/>
      </w:tblBorders>
    </w:tblPr>
    <w:trPr/>
    <w:tcPr/>
    <w:tblStylePr w:type="band1Horz">
      <w:tblPr/>
      <w:trPr/>
      <w:tcPr>
        <w:shd w:val="clear" w:color="auto" w:fill="EEEEEE" w:themeFill="accent3" w:themeFillTint="30"/>
      </w:tcPr>
    </w:tblStylePr>
    <w:tblStylePr w:type="band1Vert">
      <w:tblPr/>
      <w:trPr/>
      <w:tcPr>
        <w:shd w:val="clear" w:color="auto" w:fill="EEEEEE" w:themeFill="accent3" w:themeFillTint="30"/>
      </w:tcPr>
    </w:tblStylePr>
    <w:tblStylePr w:type="lastCol">
      <w:rPr>
        <w:b w:val="1"/>
      </w:rPr>
      <w:tblPr/>
      <w:trPr/>
      <w:tcPr/>
    </w:tblStylePr>
    <w:tblStylePr w:type="firstCol">
      <w:rPr>
        <w:b w:val="1"/>
      </w:rPr>
      <w:tblPr/>
      <w:trPr/>
      <w:tcPr/>
    </w:tblStylePr>
    <w:tblStylePr w:type="lastRow">
      <w:rPr>
        <w:b w:val="1"/>
      </w:rPr>
      <w:tblPr/>
      <w:trPr/>
      <w:tcPr/>
    </w:tblStylePr>
    <w:tblStylePr w:type="firstRow">
      <w:rPr>
        <w:b w:val="1"/>
      </w:rPr>
      <w:tblPr/>
      <w:trPr/>
      <w:tcPr/>
    </w:tblStylePr>
  </w:style>
  <w:style w:type="table" w:styleId="T6">
    <w:name w:val="Plain Table 11"/>
    <w:basedOn w:val="T0"/>
    <w:tblPr>
      <w:tblStyleRowBandSize w:val="1"/>
      <w:tblStyleColBandSize w:val="1"/>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tblStylePr w:type="band1Horz">
      <w:tblPr/>
      <w:trPr/>
      <w:tcPr>
        <w:shd w:val="clear" w:color="auto" w:fill="F2F2F2" w:themeFill="background1" w:themeFillShade="F2"/>
      </w:tcPr>
    </w:tblStylePr>
    <w:tblStylePr w:type="band1Vert">
      <w:tblPr/>
      <w:trPr/>
      <w:tcPr>
        <w:shd w:val="clear" w:color="auto" w:fill="F2F2F2" w:themeFill="background1" w:themeFillShade="F2"/>
      </w:tcPr>
    </w:tblStylePr>
    <w:tblStylePr w:type="lastCol">
      <w:rPr>
        <w:b w:val="1"/>
      </w:rPr>
      <w:tblPr/>
      <w:trPr/>
      <w:tcPr/>
    </w:tblStylePr>
    <w:tblStylePr w:type="firstCol">
      <w:rPr>
        <w:b w:val="1"/>
      </w:rPr>
      <w:tblPr/>
      <w:trPr/>
      <w:tcPr/>
    </w:tblStylePr>
    <w:tblStylePr w:type="lastRow">
      <w:rPr>
        <w:b w:val="1"/>
      </w:rPr>
      <w:tblPr/>
      <w:trPr/>
      <w:tcPr>
        <w:tcBorders>
          <w:top w:val="double" w:sz="4" w:space="0" w:shadow="0" w:frame="0" w:color="BFBFBF" w:themeColor="background1" w:themeShade="BF"/>
        </w:tcBorders>
      </w:tcPr>
    </w:tblStylePr>
    <w:tblStylePr w:type="firstRow">
      <w:rPr>
        <w:b w:val="1"/>
      </w:rPr>
      <w:tblPr/>
      <w:trPr/>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jpg" /><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Ftr2" Type="http://schemas.openxmlformats.org/officeDocument/2006/relationships/footer" Target="footer2.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 Id="RelItem2" Type="http://schemas.openxmlformats.org/officeDocument/2006/relationships/customXml" Target="../customXml/item2.xml" /><Relationship Id="RelItem3" Type="http://schemas.openxmlformats.org/officeDocument/2006/relationships/customXml" Target="../customXml/item3.xml" /><Relationship Id="RelItem4" Type="http://schemas.openxmlformats.org/officeDocument/2006/relationships/customXml" Target="../customXml/item4.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Relationship Id="Relimage3" Type="http://schemas.openxmlformats.org/officeDocument/2006/relationships/image" Target="/media/image3.png" /></Relationships>
</file>

<file path=word/_rels/footer2.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_rels/header2.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_rels/item4.xml.rels>&#65279;<?xml version="1.0" encoding="utf-8"?><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7772b99-fb01-4abd-8662-52a6c018a873" xsi:nil="true"/>
    <lcf76f155ced4ddcb4097134ff3c332f xmlns="ae76e2e2-e308-4cec-a8e0-1f21f18cae0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A606C5CE68AF84AAF88C629D5EE6355" ma:contentTypeVersion="15" ma:contentTypeDescription="Create a new document." ma:contentTypeScope="" ma:versionID="22670bf7fd5c5fc25a4e711ba42c1430">
  <xsd:schema xmlns:xsd="http://www.w3.org/2001/XMLSchema" xmlns:xs="http://www.w3.org/2001/XMLSchema" xmlns:p="http://schemas.microsoft.com/office/2006/metadata/properties" xmlns:ns2="ae76e2e2-e308-4cec-a8e0-1f21f18cae00" xmlns:ns3="d7772b99-fb01-4abd-8662-52a6c018a873" targetNamespace="http://schemas.microsoft.com/office/2006/metadata/properties" ma:root="true" ma:fieldsID="97e52022d66e91d5dbbbd2247de257d0" ns2:_="" ns3:_="">
    <xsd:import namespace="ae76e2e2-e308-4cec-a8e0-1f21f18cae00"/>
    <xsd:import namespace="d7772b99-fb01-4abd-8662-52a6c018a87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6e2e2-e308-4cec-a8e0-1f21f18cae0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0ed6597-a1e0-4eb0-90b5-888d9f9bf02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772b99-fb01-4abd-8662-52a6c018a87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01cb117-60ca-4654-92fe-77bf3c7ef074}" ma:internalName="TaxCatchAll" ma:showField="CatchAllData" ma:web="d7772b99-fb01-4abd-8662-52a6c018a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d94544-799b-49dc-b8f6-f545809a4650}">
  <ds:schemaRefs>
    <ds:schemaRef ds:uri="http://schemas.microsoft.com/vsto/samples"/>
  </ds:schemaRefs>
</ds:datastoreItem>
</file>

<file path=customXml/itemProps2.xml><?xml version="1.0" encoding="utf-8"?>
<ds:datastoreItem xmlns:ds="http://schemas.openxmlformats.org/officeDocument/2006/customXml" ds:itemID="{59f8602f-ced8-4051-b2b4-3a5433ef1180}">
  <ds:schemaRefs>
    <ds:schemaRef ds:uri="http://schemas.microsoft.com/vsto/samples"/>
  </ds:schemaRefs>
</ds:datastoreItem>
</file>

<file path=customXml/itemProps3.xml><?xml version="1.0" encoding="utf-8"?>
<ds:datastoreItem xmlns:ds="http://schemas.openxmlformats.org/officeDocument/2006/customXml" ds:itemID="{61b6cc6f-7800-41fc-b86b-98bf2ebc3bea}">
  <ds:schemaRefs>
    <ds:schemaRef ds:uri="http://schemas.microsoft.com/vsto/samples"/>
  </ds:schemaRefs>
</ds:datastoreItem>
</file>

<file path=customXml/itemProps4.xml><?xml version="1.0" encoding="utf-8"?>
<ds:datastoreItem xmlns:ds="http://schemas.openxmlformats.org/officeDocument/2006/customXml" ds:itemID="{6de12b6a-a9bb-483b-a913-1f985414efe7}">
  <ds:schemaRefs>
    <ds:schemaRef ds:uri="http://schemas.microsoft.com/vsto/samples"/>
  </ds:schemaRefs>
</ds:datastoreItem>
</file>

<file path=docProps/app.xml><?xml version="1.0" encoding="utf-8"?>
<Properties xmlns="http://schemas.openxmlformats.org/officeDocument/2006/extended-properties">
  <Application>DevExpress Office File API/24.2.6.0</Application>
  <AppVersion>24.2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John Smith (DevExpress)</dc:creator>
  <dcterms:created xsi:type="dcterms:W3CDTF">2025-08-25T11:52:31Z</dcterms:created>
  <cp:lastModifiedBy>Mariya Nikulina</cp:lastModifiedBy>
  <cp:lastPrinted>2016-12-31T21:00:00Z</cp:lastPrinted>
  <dcterms:modified xsi:type="dcterms:W3CDTF">2025-08-25T11:55:56Z</dcterms:modified>
  <cp:revision>3</cp:revision>
  <dc:title>FirstLook</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0x0101006C0C6ABC48D0954A9EFE96C5EE9534E8</vt:lpwstr>
  </property>
  <property fmtid="{D5CDD505-2E9C-101B-9397-08002B2CF9AE}" pid="3" name="MediaServiceImageTags">
    <vt:lpwstr/>
  </property>
</Properties>
</file>